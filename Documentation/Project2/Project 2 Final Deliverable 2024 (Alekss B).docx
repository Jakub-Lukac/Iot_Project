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glossary/document.xml" ContentType="application/vnd.openxmlformats-officedocument.wordprocessingml.document.glossary+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240" w:after="0"/>
        <w:rPr/>
      </w:pPr>
      <w:r>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6355715" cy="1441450"/>
            <wp:effectExtent l="0" t="0" r="0" b="0"/>
            <wp:wrapNone/>
            <wp:docPr id="1" name="Picture 123328409"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3328409" descr="Inserting image..."/>
                    <pic:cNvPicPr>
                      <a:picLocks noChangeAspect="1" noChangeArrowheads="1"/>
                    </pic:cNvPicPr>
                  </pic:nvPicPr>
                  <pic:blipFill>
                    <a:blip r:embed="rId2"/>
                    <a:srcRect l="0" t="0" r="0" b="59645"/>
                    <a:stretch>
                      <a:fillRect/>
                    </a:stretch>
                  </pic:blipFill>
                  <pic:spPr bwMode="auto">
                    <a:xfrm>
                      <a:off x="0" y="0"/>
                      <a:ext cx="6355715" cy="1441450"/>
                    </a:xfrm>
                    <a:prstGeom prst="rect">
                      <a:avLst/>
                    </a:prstGeom>
                  </pic:spPr>
                </pic:pic>
              </a:graphicData>
            </a:graphic>
          </wp:anchor>
        </w:drawing>
        <w:drawing>
          <wp:anchor behindDoc="1" distT="0" distB="0" distL="0" distR="0" simplePos="0" locked="0" layoutInCell="1" allowOverlap="1" relativeHeight="3">
            <wp:simplePos x="0" y="0"/>
            <wp:positionH relativeFrom="column">
              <wp:align>left</wp:align>
            </wp:positionH>
            <wp:positionV relativeFrom="paragraph">
              <wp:posOffset>635</wp:posOffset>
            </wp:positionV>
            <wp:extent cx="4572000" cy="1438275"/>
            <wp:effectExtent l="0" t="0" r="0" b="0"/>
            <wp:wrapNone/>
            <wp:docPr id="2" name="Picture 14286026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28602673" descr=""/>
                    <pic:cNvPicPr>
                      <a:picLocks noChangeAspect="1" noChangeArrowheads="1"/>
                    </pic:cNvPicPr>
                  </pic:nvPicPr>
                  <pic:blipFill>
                    <a:blip r:embed="rId3"/>
                    <a:stretch>
                      <a:fillRect/>
                    </a:stretch>
                  </pic:blipFill>
                  <pic:spPr bwMode="auto">
                    <a:xfrm>
                      <a:off x="0" y="0"/>
                      <a:ext cx="4572000" cy="1438275"/>
                    </a:xfrm>
                    <a:prstGeom prst="rect">
                      <a:avLst/>
                    </a:prstGeom>
                  </pic:spPr>
                </pic:pic>
              </a:graphicData>
            </a:graphic>
          </wp:anchor>
        </w:drawing>
      </w:r>
    </w:p>
    <w:p>
      <w:pPr>
        <w:pStyle w:val="Normal"/>
        <w:spacing w:lineRule="auto" w:line="240" w:before="0" w:after="0"/>
        <w:rPr>
          <w:rFonts w:ascii="Arial Black" w:hAnsi="Arial Black" w:eastAsia="Arial Black" w:cs="Arial Black"/>
          <w:b/>
          <w:bCs/>
          <w:color w:val="1C5B87"/>
          <w:sz w:val="52"/>
          <w:szCs w:val="52"/>
        </w:rPr>
      </w:pPr>
      <w:r>
        <w:rPr>
          <w:rFonts w:eastAsia="Arial Black" w:cs="Arial Black" w:ascii="Arial Black" w:hAnsi="Arial Black"/>
          <w:b/>
          <w:bCs/>
          <w:color w:val="1C5B87"/>
          <w:sz w:val="52"/>
          <w:szCs w:val="52"/>
        </w:rPr>
      </w:r>
    </w:p>
    <w:p>
      <w:pPr>
        <w:pStyle w:val="Normal"/>
        <w:spacing w:lineRule="auto" w:line="240" w:before="0" w:after="0"/>
        <w:rPr>
          <w:rFonts w:ascii="Arial Black" w:hAnsi="Arial Black" w:eastAsia="Arial Black" w:cs="Arial Black"/>
          <w:b/>
          <w:bCs/>
          <w:color w:val="1C5B87"/>
          <w:sz w:val="52"/>
          <w:szCs w:val="52"/>
        </w:rPr>
      </w:pPr>
      <w:r>
        <w:rPr>
          <w:rFonts w:eastAsia="Arial Black" w:cs="Arial Black" w:ascii="Arial Black" w:hAnsi="Arial Black"/>
          <w:b/>
          <w:bCs/>
          <w:color w:val="1C5B87"/>
          <w:sz w:val="52"/>
          <w:szCs w:val="52"/>
        </w:rPr>
      </w:r>
    </w:p>
    <w:p>
      <w:pPr>
        <w:pStyle w:val="Normal"/>
        <w:spacing w:lineRule="auto" w:line="240" w:before="0" w:after="0"/>
        <w:rPr>
          <w:rFonts w:ascii="Arial Black" w:hAnsi="Arial Black" w:eastAsia="Arial Black" w:cs="Arial Black"/>
          <w:b/>
          <w:bCs/>
          <w:color w:val="1C5B87"/>
          <w:sz w:val="52"/>
          <w:szCs w:val="52"/>
        </w:rPr>
      </w:pPr>
      <w:r>
        <w:rPr>
          <w:rFonts w:eastAsia="Arial Black" w:cs="Arial Black" w:ascii="Arial Black" w:hAnsi="Arial Black"/>
          <w:b/>
          <w:bCs/>
          <w:color w:val="1C5B87"/>
          <w:sz w:val="52"/>
          <w:szCs w:val="52"/>
        </w:rPr>
      </w:r>
    </w:p>
    <w:p>
      <w:pPr>
        <w:pStyle w:val="Normal"/>
        <w:spacing w:lineRule="auto" w:line="240" w:before="0" w:after="0"/>
        <w:rPr>
          <w:rFonts w:ascii="Calibri Light" w:hAnsi="Calibri Light" w:eastAsia="Calibri Light" w:cs="Calibri Light"/>
          <w:b/>
          <w:bCs/>
          <w:sz w:val="32"/>
          <w:szCs w:val="32"/>
        </w:rPr>
      </w:pPr>
      <w:r>
        <w:rPr>
          <w:rFonts w:eastAsia="Arial Black" w:cs="Arial Black" w:ascii="Arial Black" w:hAnsi="Arial Black"/>
          <w:b/>
          <w:bCs/>
          <w:color w:val="1C5B87"/>
          <w:sz w:val="52"/>
          <w:szCs w:val="52"/>
        </w:rPr>
        <w:t xml:space="preserve">Internet of Things </w:t>
      </w:r>
      <w:r>
        <w:rPr/>
        <w:br/>
      </w:r>
      <w:r>
        <w:rPr>
          <w:rFonts w:eastAsia="Arial Nova" w:cs="Arial Nova" w:ascii="Arial Nova" w:hAnsi="Arial Nova"/>
          <w:b/>
          <w:bCs/>
          <w:color w:val="1C5B87"/>
          <w:sz w:val="28"/>
          <w:szCs w:val="28"/>
        </w:rPr>
        <w:t>– Final Project Report Update, Critical Analysis, Risk Analysis &amp; Poster Submission – due May 3</w:t>
      </w:r>
      <w:r>
        <w:rPr>
          <w:rFonts w:eastAsia="Arial Nova" w:cs="Arial Nova" w:ascii="Arial Nova" w:hAnsi="Arial Nova"/>
          <w:b/>
          <w:bCs/>
          <w:color w:val="1C5B87"/>
          <w:sz w:val="28"/>
          <w:szCs w:val="28"/>
          <w:vertAlign w:val="superscript"/>
        </w:rPr>
        <w:t>rd</w:t>
      </w:r>
    </w:p>
    <w:p>
      <w:pPr>
        <w:pStyle w:val="Normal"/>
        <w:spacing w:lineRule="auto" w:line="240" w:before="0" w:after="0"/>
        <w:rPr>
          <w:rFonts w:ascii="Arial Nova" w:hAnsi="Arial Nova" w:eastAsia="Arial Nova" w:cs="Arial Nova"/>
          <w:b/>
          <w:bCs/>
          <w:color w:val="1C5B87"/>
          <w:sz w:val="28"/>
          <w:szCs w:val="28"/>
          <w:vertAlign w:val="superscript"/>
        </w:rPr>
      </w:pPr>
      <w:r>
        <w:rPr>
          <w:rFonts w:eastAsia="Arial Nova" w:cs="Arial Nova" w:ascii="Arial Nova" w:hAnsi="Arial Nova"/>
          <w:b/>
          <w:bCs/>
          <w:color w:val="1C5B87"/>
          <w:sz w:val="28"/>
          <w:szCs w:val="28"/>
          <w:vertAlign w:val="superscript"/>
        </w:rPr>
      </w:r>
    </w:p>
    <w:sdt>
      <w:sdtPr>
        <w:docPartObj>
          <w:docPartGallery w:val="Table of Contents"/>
          <w:docPartUnique w:val="true"/>
        </w:docPartObj>
      </w:sdtPr>
      <w:sdtContent>
        <w:p>
          <w:pPr>
            <w:pStyle w:val="TOC2"/>
            <w:tabs>
              <w:tab w:val="clear" w:pos="720"/>
              <w:tab w:val="right" w:pos="12960" w:leader="dot"/>
            </w:tabs>
            <w:spacing w:lineRule="auto" w:line="240" w:before="0" w:after="0"/>
            <w:rPr>
              <w:rStyle w:val="Hyperlink"/>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Toc1170732748">
            <w:r>
              <w:rPr>
                <w:webHidden/>
              </w:rPr>
              <w:fldChar w:fldCharType="begin"/>
            </w:r>
            <w:r>
              <w:rPr>
                <w:webHidden/>
              </w:rPr>
              <w:instrText xml:space="preserve">PAGEREF _Toc1170732748 \h</w:instrText>
            </w:r>
            <w:r>
              <w:rPr>
                <w:webHidden/>
              </w:rPr>
              <w:fldChar w:fldCharType="separate"/>
            </w:r>
            <w:r>
              <w:rPr>
                <w:webHidden/>
                <w:rStyle w:val="IndexLink"/>
                <w:vanish w:val="false"/>
              </w:rPr>
              <w:t>1. Final Project Report Update</w:t>
              <w:tab/>
              <w:t>1</w:t>
            </w:r>
            <w:r>
              <w:rPr>
                <w:webHidden/>
              </w:rPr>
              <w:fldChar w:fldCharType="end"/>
            </w:r>
          </w:hyperlink>
        </w:p>
        <w:p>
          <w:pPr>
            <w:pStyle w:val="TOC2"/>
            <w:tabs>
              <w:tab w:val="clear" w:pos="720"/>
              <w:tab w:val="right" w:pos="12960" w:leader="dot"/>
            </w:tabs>
            <w:spacing w:lineRule="auto" w:line="240" w:before="0" w:after="0"/>
            <w:rPr/>
          </w:pPr>
          <w:hyperlink w:anchor="_Toc1293582425">
            <w:r>
              <w:rPr>
                <w:webHidden/>
              </w:rPr>
              <w:fldChar w:fldCharType="begin"/>
            </w:r>
            <w:r>
              <w:rPr>
                <w:webHidden/>
              </w:rPr>
              <w:instrText xml:space="preserve">PAGEREF _Toc1293582425 \h</w:instrText>
            </w:r>
            <w:r>
              <w:rPr>
                <w:webHidden/>
              </w:rPr>
              <w:fldChar w:fldCharType="separate"/>
            </w:r>
            <w:r>
              <w:rPr>
                <w:webHidden/>
                <w:rStyle w:val="IndexLink"/>
                <w:vanish w:val="false"/>
              </w:rPr>
              <w:t>2. Prepare an academic style poster* presenting the Final Implementation of your Project</w:t>
              <w:tab/>
              <w:t>1</w:t>
            </w:r>
            <w:r>
              <w:rPr>
                <w:webHidden/>
              </w:rPr>
              <w:fldChar w:fldCharType="end"/>
            </w:r>
          </w:hyperlink>
        </w:p>
        <w:p>
          <w:pPr>
            <w:pStyle w:val="TOC2"/>
            <w:tabs>
              <w:tab w:val="clear" w:pos="720"/>
              <w:tab w:val="right" w:pos="12960" w:leader="dot"/>
            </w:tabs>
            <w:rPr/>
          </w:pPr>
          <w:hyperlink w:anchor="_Toc1923171256">
            <w:r>
              <w:rPr>
                <w:webHidden/>
              </w:rPr>
              <w:fldChar w:fldCharType="begin"/>
            </w:r>
            <w:r>
              <w:rPr>
                <w:webHidden/>
              </w:rPr>
              <w:instrText xml:space="preserve">PAGEREF _Toc1923171256 \h</w:instrText>
            </w:r>
            <w:r>
              <w:rPr>
                <w:webHidden/>
              </w:rPr>
              <w:fldChar w:fldCharType="separate"/>
            </w:r>
            <w:r>
              <w:rPr>
                <w:webHidden/>
                <w:rStyle w:val="IndexLink"/>
                <w:vanish w:val="false"/>
              </w:rPr>
              <w:t>3. Critical Analysis of your Application</w:t>
              <w:tab/>
              <w:t>2</w:t>
            </w:r>
            <w:r>
              <w:rPr>
                <w:webHidden/>
              </w:rPr>
              <w:fldChar w:fldCharType="end"/>
            </w:r>
          </w:hyperlink>
        </w:p>
        <w:p>
          <w:pPr>
            <w:pStyle w:val="TOC2"/>
            <w:tabs>
              <w:tab w:val="clear" w:pos="720"/>
              <w:tab w:val="right" w:pos="12960" w:leader="dot"/>
            </w:tabs>
            <w:spacing w:lineRule="auto" w:line="240" w:before="0" w:after="0"/>
            <w:rPr/>
          </w:pPr>
          <w:hyperlink w:anchor="_Toc1008682176">
            <w:r>
              <w:rPr>
                <w:webHidden/>
              </w:rPr>
              <w:fldChar w:fldCharType="begin"/>
            </w:r>
            <w:r>
              <w:rPr>
                <w:webHidden/>
              </w:rPr>
              <w:instrText xml:space="preserve">PAGEREF _Toc1008682176 \h</w:instrText>
            </w:r>
            <w:r>
              <w:rPr>
                <w:webHidden/>
              </w:rPr>
              <w:fldChar w:fldCharType="separate"/>
            </w:r>
            <w:r>
              <w:rPr>
                <w:webHidden/>
                <w:rStyle w:val="IndexLink"/>
                <w:vanish w:val="false"/>
              </w:rPr>
              <w:t>4. Ethics Risk Analysis of the future of your Application</w:t>
              <w:tab/>
              <w:t>2</w:t>
            </w:r>
            <w:r>
              <w:rPr>
                <w:webHidden/>
              </w:rPr>
              <w:fldChar w:fldCharType="end"/>
            </w:r>
          </w:hyperlink>
          <w:r>
            <w:rPr>
              <w:rStyle w:val="IndexLink"/>
              <w:vanish w:val="false"/>
            </w:rPr>
            <w:fldChar w:fldCharType="end"/>
          </w:r>
        </w:p>
      </w:sdtContent>
    </w:sdt>
    <w:p>
      <w:pPr>
        <w:pStyle w:val="Normal"/>
        <w:spacing w:lineRule="auto" w:line="240" w:before="0" w:after="0"/>
        <w:rPr/>
      </w:pPr>
      <w:r>
        <w:rPr/>
      </w:r>
    </w:p>
    <w:p>
      <w:pPr>
        <w:pStyle w:val="Heading2"/>
        <w:numPr>
          <w:ilvl w:val="0"/>
          <w:numId w:val="0"/>
        </w:numPr>
        <w:ind w:hanging="0" w:left="0"/>
        <w:rPr/>
      </w:pPr>
      <w:bookmarkStart w:id="0" w:name="_Toc1170732748"/>
      <w:r>
        <w:rPr/>
        <w:t>1. Final Project Report Update</w:t>
      </w:r>
      <w:bookmarkEnd w:id="0"/>
    </w:p>
    <w:p>
      <w:pPr>
        <w:pStyle w:val="Normal"/>
        <w:rPr>
          <w:b/>
          <w:bCs/>
        </w:rPr>
      </w:pPr>
      <w:r>
        <w:rPr>
          <w:rFonts w:eastAsia="Calibri" w:cs="Calibri"/>
        </w:rPr>
        <w:t xml:space="preserve">Prepare </w:t>
      </w:r>
      <w:r>
        <w:rPr>
          <w:rFonts w:eastAsia="Calibri" w:cs="Calibri"/>
          <w:b/>
          <w:bCs/>
        </w:rPr>
        <w:t xml:space="preserve">an update of your original report (Turn on Track Changes) </w:t>
      </w:r>
      <w:r>
        <w:rPr>
          <w:b/>
          <w:bCs/>
        </w:rPr>
        <w:t>Internet &amp; Machine Learning Functionality:</w:t>
      </w:r>
    </w:p>
    <w:p>
      <w:pPr>
        <w:pStyle w:val="Normal"/>
        <w:rPr>
          <w:rFonts w:ascii="Calibri" w:hAnsi="Calibri" w:eastAsia="Calibri" w:cs="Calibri"/>
        </w:rPr>
      </w:pPr>
      <w:r>
        <w:rPr>
          <w:rFonts w:eastAsia="Calibri" w:cs="Calibri"/>
        </w:rPr>
        <w:t>This submission should feature a further refinement or inclusion of some Internet functionality e.g. data logged in a spreadsheet, email notifications, a Blynk app, or Web User Interface etc. and should include:</w:t>
      </w:r>
      <w:ins w:id="0" w:author="Mary Loftus" w:date="2024-04-23T11:23:56Z">
        <w:r>
          <w:rPr>
            <w:rFonts w:eastAsia="Calibri" w:cs="Calibri"/>
          </w:rPr>
          <w:t xml:space="preserve"> faslfjlsdjf</w:t>
        </w:r>
      </w:ins>
      <w:del w:id="1" w:author="Mary Loftus" w:date="2024-04-23T11:23:54Z">
        <w:r>
          <w:rPr>
            <w:rFonts w:eastAsia="Calibri" w:cs="Calibri"/>
          </w:rPr>
          <w:delText xml:space="preserve"> </w:delText>
        </w:r>
      </w:del>
    </w:p>
    <w:p>
      <w:pPr>
        <w:pStyle w:val="ListParagraph"/>
        <w:numPr>
          <w:ilvl w:val="0"/>
          <w:numId w:val="2"/>
        </w:numPr>
        <w:rPr>
          <w:rFonts w:eastAsia="" w:eastAsiaTheme="minorEastAsia"/>
        </w:rPr>
      </w:pPr>
      <w:r>
        <w:rPr>
          <w:rFonts w:eastAsia="Calibri" w:cs="Calibri"/>
        </w:rPr>
        <w:t>Description of Internet functionality planned, including details of APIs used (e.g. PushingBox, Blynk, REST Web Service based UI)</w:t>
      </w:r>
    </w:p>
    <w:p>
      <w:pPr>
        <w:pStyle w:val="ListParagraph"/>
        <w:numPr>
          <w:ilvl w:val="0"/>
          <w:numId w:val="2"/>
        </w:numPr>
        <w:rPr>
          <w:rFonts w:eastAsia="" w:eastAsiaTheme="minorEastAsia"/>
        </w:rPr>
      </w:pPr>
      <w:r>
        <w:rPr>
          <w:rFonts w:eastAsia="Calibri" w:cs="Calibri"/>
        </w:rPr>
        <w:t>Secondary research, on similar internet projects you have found online, to support your implementation and validate the idea</w:t>
      </w:r>
    </w:p>
    <w:p>
      <w:pPr>
        <w:pStyle w:val="ListParagraph"/>
        <w:numPr>
          <w:ilvl w:val="0"/>
          <w:numId w:val="2"/>
        </w:numPr>
        <w:rPr>
          <w:rFonts w:ascii="Calibri" w:hAnsi="Calibri" w:eastAsia="Calibri" w:cs="Calibri"/>
        </w:rPr>
      </w:pPr>
      <w:r>
        <w:rPr>
          <w:rFonts w:eastAsia="Calibri" w:cs="Calibri"/>
        </w:rPr>
        <w:t>Ideas for the potential future application of Machine Learning to enhance your project functionality – specify a Machine Learning algorithm and a description of the data you would use</w:t>
      </w:r>
    </w:p>
    <w:p>
      <w:pPr>
        <w:pStyle w:val="ListParagraph"/>
        <w:numPr>
          <w:ilvl w:val="0"/>
          <w:numId w:val="2"/>
        </w:numPr>
        <w:rPr>
          <w:rFonts w:eastAsia="" w:eastAsiaTheme="minorEastAsia"/>
        </w:rPr>
      </w:pPr>
      <w:r>
        <w:rPr>
          <w:rFonts w:eastAsia="" w:eastAsiaTheme="minorEastAsia"/>
        </w:rPr>
        <w:t>Video of your final working prototype</w:t>
      </w:r>
    </w:p>
    <w:p>
      <w:pPr>
        <w:pStyle w:val="Heading2"/>
        <w:numPr>
          <w:ilvl w:val="0"/>
          <w:numId w:val="0"/>
        </w:numPr>
        <w:ind w:hanging="0" w:left="0"/>
        <w:rPr>
          <w:rFonts w:ascii="Calibri" w:hAnsi="Calibri" w:eastAsia="Calibri" w:cs="Calibri"/>
          <w:sz w:val="22"/>
          <w:szCs w:val="22"/>
        </w:rPr>
      </w:pPr>
      <w:bookmarkStart w:id="1" w:name="_Toc1293582425"/>
      <w:r>
        <w:rPr/>
        <w:t>2. Prepare an academic style poster* presenting the Final Implementation of your Project</w:t>
      </w:r>
      <w:bookmarkEnd w:id="1"/>
    </w:p>
    <w:p>
      <w:pPr>
        <w:pStyle w:val="Normal"/>
        <w:rPr>
          <w:rFonts w:ascii="Calibri" w:hAnsi="Calibri" w:eastAsia="Calibri" w:cs="Calibri"/>
          <w:sz w:val="32"/>
          <w:szCs w:val="32"/>
        </w:rPr>
      </w:pPr>
      <w:r>
        <w:rPr>
          <w:rFonts w:eastAsia="Calibri" w:cs="Calibri"/>
          <w:sz w:val="28"/>
          <w:szCs w:val="28"/>
        </w:rPr>
        <w:t xml:space="preserve">* </w:t>
      </w:r>
      <w:r>
        <w:rPr>
          <w:rFonts w:eastAsia="Calibri" w:cs="Calibri"/>
          <w:sz w:val="24"/>
          <w:szCs w:val="24"/>
        </w:rPr>
        <w:t>Academic Poster Summarising your Project</w:t>
      </w:r>
      <w:r>
        <w:rPr>
          <w:rFonts w:eastAsia="Calibri" w:cs="Calibri"/>
          <w:sz w:val="32"/>
          <w:szCs w:val="32"/>
        </w:rPr>
        <w:t xml:space="preserve"> </w:t>
      </w:r>
      <w:r>
        <w:rPr>
          <w:rStyle w:val="Strong"/>
          <w:b w:val="false"/>
          <w:bCs w:val="false"/>
        </w:rPr>
        <w:t>- submit in PowerPoint or PDF format</w:t>
      </w:r>
    </w:p>
    <w:p>
      <w:pPr>
        <w:pStyle w:val="Normal"/>
        <w:rPr>
          <w:rFonts w:ascii="Calibri" w:hAnsi="Calibri" w:eastAsia="Calibri" w:cs="Calibri"/>
        </w:rPr>
      </w:pPr>
      <w:r>
        <w:rPr>
          <w:rFonts w:eastAsia="Calibri" w:cs="Calibri"/>
        </w:rPr>
        <w:t xml:space="preserve">If you Google ‘Academic Poster Template’ you will find many to choose from in PowerPoint e.g. </w:t>
      </w:r>
      <w:hyperlink r:id="rId4">
        <w:r>
          <w:rPr>
            <w:rStyle w:val="Hyperlink"/>
            <w:rFonts w:eastAsia="Calibri" w:cs="Calibri"/>
          </w:rPr>
          <w:t>here</w:t>
        </w:r>
        <w:r>
          <w:rPr>
            <w:rStyle w:val="Hyperlink"/>
          </w:rPr>
          <w:br/>
        </w:r>
      </w:hyperlink>
      <w:r>
        <w:rPr>
          <w:rFonts w:eastAsia="Calibri" w:cs="Calibri"/>
        </w:rPr>
        <w:t xml:space="preserve">Also, there are some great guides to creating academic posters </w:t>
      </w:r>
      <w:hyperlink r:id="rId5">
        <w:r>
          <w:rPr>
            <w:rStyle w:val="Hyperlink"/>
            <w:rFonts w:eastAsia="Calibri" w:cs="Calibri"/>
          </w:rPr>
          <w:t>here</w:t>
        </w:r>
      </w:hyperlink>
      <w:r>
        <w:rPr>
          <w:rFonts w:eastAsia="Calibri" w:cs="Calibri"/>
        </w:rPr>
        <w:t xml:space="preserve"> from Colby College.</w:t>
      </w:r>
    </w:p>
    <w:p>
      <w:pPr>
        <w:pStyle w:val="Normal"/>
        <w:spacing w:lineRule="auto" w:line="240" w:before="40" w:after="0"/>
        <w:rPr>
          <w:rFonts w:ascii="Calibri Light" w:hAnsi="Calibri Light" w:eastAsia="" w:cs="" w:asciiTheme="majorHAnsi" w:cstheme="majorBidi" w:eastAsiaTheme="majorEastAsia" w:hAnsiTheme="majorHAnsi"/>
          <w:b/>
          <w:bCs/>
          <w:color w:themeColor="accent1" w:themeShade="bf" w:val="2F5496"/>
          <w:sz w:val="26"/>
          <w:szCs w:val="26"/>
          <w:del w:id="3" w:author="Unknown Author" w:date="2024-04-25T16:53:45Z"/>
        </w:rPr>
      </w:pPr>
      <w:del w:id="2" w:author="Unknown Author" w:date="2024-04-25T16:53:45Z">
        <w:r>
          <w:rPr>
            <w:rFonts w:eastAsia="" w:cs="" w:cstheme="majorBidi" w:eastAsiaTheme="majorEastAsia" w:ascii="Calibri Light" w:hAnsi="Calibri Light"/>
            <w:b/>
            <w:bCs/>
            <w:color w:themeColor="accent1" w:themeShade="bf" w:val="2F5496"/>
            <w:sz w:val="26"/>
            <w:szCs w:val="26"/>
          </w:rPr>
        </w:r>
      </w:del>
    </w:p>
    <w:p>
      <w:pPr>
        <w:pStyle w:val="Normal"/>
        <w:spacing w:lineRule="auto" w:line="240" w:before="40" w:after="0"/>
        <w:rPr>
          <w:rFonts w:ascii="Calibri Light" w:hAnsi="Calibri Light" w:eastAsia="" w:cs="" w:asciiTheme="majorHAnsi" w:cstheme="majorBidi" w:eastAsiaTheme="majorEastAsia" w:hAnsiTheme="majorHAnsi"/>
          <w:b/>
          <w:bCs/>
          <w:color w:themeColor="accent1" w:themeShade="bf" w:val="2F5496"/>
          <w:sz w:val="26"/>
          <w:szCs w:val="26"/>
          <w:del w:id="5" w:author="Unknown Author" w:date="2024-04-25T16:53:45Z"/>
        </w:rPr>
      </w:pPr>
      <w:del w:id="4" w:author="Unknown Author" w:date="2024-04-25T16:53:45Z">
        <w:r>
          <w:rPr>
            <w:rFonts w:eastAsia="" w:cs="" w:cstheme="majorBidi" w:eastAsiaTheme="majorEastAsia" w:ascii="Calibri Light" w:hAnsi="Calibri Light"/>
            <w:b/>
            <w:bCs/>
            <w:color w:themeColor="accent1" w:themeShade="bf" w:val="2F5496"/>
            <w:sz w:val="26"/>
            <w:szCs w:val="26"/>
          </w:rPr>
        </w:r>
      </w:del>
    </w:p>
    <w:p>
      <w:pPr>
        <w:pStyle w:val="Normal"/>
        <w:spacing w:lineRule="auto" w:line="240" w:before="40" w:after="0"/>
        <w:rPr>
          <w:rFonts w:ascii="Calibri Light" w:hAnsi="Calibri Light" w:eastAsia="" w:cs="" w:asciiTheme="majorHAnsi" w:cstheme="majorBidi" w:eastAsiaTheme="majorEastAsia" w:hAnsiTheme="majorHAnsi"/>
          <w:b/>
          <w:bCs/>
          <w:color w:themeColor="accent1" w:themeShade="bf" w:val="2F5496"/>
          <w:sz w:val="26"/>
          <w:szCs w:val="26"/>
          <w:del w:id="7" w:author="Unknown Author" w:date="2024-04-25T16:53:45Z"/>
        </w:rPr>
      </w:pPr>
      <w:del w:id="6" w:author="Unknown Author" w:date="2024-04-25T16:53:45Z">
        <w:r>
          <w:rPr>
            <w:rFonts w:eastAsia="" w:cs="" w:cstheme="majorBidi" w:eastAsiaTheme="majorEastAsia" w:ascii="Calibri Light" w:hAnsi="Calibri Light"/>
            <w:b/>
            <w:bCs/>
            <w:color w:themeColor="accent1" w:themeShade="bf" w:val="2F5496"/>
            <w:sz w:val="26"/>
            <w:szCs w:val="26"/>
          </w:rPr>
        </w:r>
      </w:del>
    </w:p>
    <w:p>
      <w:pPr>
        <w:pStyle w:val="Normal"/>
        <w:spacing w:lineRule="auto" w:line="240" w:before="40" w:after="0"/>
        <w:rPr>
          <w:rFonts w:ascii="Calibri Light" w:hAnsi="Calibri Light" w:eastAsia="" w:cs="" w:asciiTheme="majorHAnsi" w:cstheme="majorBidi" w:eastAsiaTheme="majorEastAsia" w:hAnsiTheme="majorHAnsi"/>
          <w:b/>
          <w:bCs/>
          <w:color w:themeColor="accent1" w:themeShade="bf" w:val="2F5496"/>
          <w:sz w:val="26"/>
          <w:szCs w:val="26"/>
        </w:rPr>
      </w:pPr>
      <w:r>
        <w:rPr>
          <w:rFonts w:eastAsia="" w:cs="" w:cstheme="majorBidi" w:eastAsiaTheme="majorEastAsia" w:ascii="Calibri Light" w:hAnsi="Calibri Light"/>
          <w:b/>
          <w:bCs/>
          <w:color w:themeColor="accent1" w:themeShade="bf" w:val="2F5496"/>
          <w:sz w:val="26"/>
          <w:szCs w:val="26"/>
        </w:rPr>
      </w:r>
    </w:p>
    <w:p>
      <w:pPr>
        <w:pStyle w:val="Heading2"/>
        <w:numPr>
          <w:ilvl w:val="0"/>
          <w:numId w:val="0"/>
        </w:numPr>
        <w:ind w:hanging="0" w:left="0"/>
        <w:rPr/>
      </w:pPr>
      <w:bookmarkStart w:id="2" w:name="_Toc1923171256"/>
      <w:r>
        <w:rPr/>
        <w:t>3. Critical Analysis of your Application</w:t>
      </w:r>
      <w:bookmarkEnd w:id="2"/>
    </w:p>
    <w:p>
      <w:pPr>
        <w:sectPr>
          <w:headerReference w:type="default" r:id="rId6"/>
          <w:footerReference w:type="default" r:id="rId7"/>
          <w:type w:val="nextPage"/>
          <w:pgSz w:orient="landscape" w:w="15840" w:h="12240"/>
          <w:pgMar w:left="1440" w:right="1440" w:gutter="0" w:header="720" w:top="1440" w:footer="720" w:bottom="1440"/>
          <w:pgNumType w:fmt="decimal"/>
          <w:formProt w:val="false"/>
          <w:textDirection w:val="lrTb"/>
          <w:docGrid w:type="default" w:linePitch="360" w:charSpace="4096"/>
        </w:sectPr>
        <w:pStyle w:val="Normal"/>
        <w:rPr>
          <w:del w:id="8" w:author="Unknown Author" w:date="2024-04-26T16:46:45Z"/>
        </w:rPr>
      </w:pPr>
      <w:r>
        <w:rPr/>
        <w:t>Reflect on and include here your Critical Analysis from Lab 6</w:t>
      </w:r>
    </w:p>
    <w:p>
      <w:pPr>
        <w:pStyle w:val="Normal"/>
        <w:widowControl/>
        <w:suppressAutoHyphens w:val="true"/>
        <w:bidi w:val="0"/>
        <w:spacing w:lineRule="auto" w:line="259" w:before="0" w:after="160"/>
        <w:jc w:val="left"/>
        <w:rPr>
          <w:ins w:id="10" w:author="Unknown Author" w:date="2024-04-26T16:46:33Z"/>
        </w:rPr>
      </w:pPr>
      <w:ins w:id="9" w:author="Unknown Author" w:date="2024-04-26T16:46:33Z">
        <w:r>
          <w:rPr/>
        </w:r>
      </w:ins>
    </w:p>
    <w:p>
      <w:pPr>
        <w:pStyle w:val="Normal1"/>
        <w:pageBreakBefore w:val="false"/>
        <w:jc w:val="center"/>
        <w:rPr>
          <w:b/>
          <w:color w:val="1155CC"/>
          <w:sz w:val="78"/>
          <w:szCs w:val="78"/>
          <w:ins w:id="12" w:author="Unknown Author" w:date="2024-04-26T16:46:33Z"/>
        </w:rPr>
      </w:pPr>
      <w:ins w:id="11" w:author="Unknown Author" w:date="2024-04-26T16:46:33Z">
        <w:r>
          <w:rPr>
            <w:b/>
            <w:color w:val="1155CC"/>
            <w:sz w:val="78"/>
            <w:szCs w:val="78"/>
          </w:rPr>
          <w:t>Internet of Things</w:t>
        </w:r>
      </w:ins>
    </w:p>
    <w:p>
      <w:pPr>
        <w:pStyle w:val="Normal1"/>
        <w:pageBreakBefore w:val="false"/>
        <w:jc w:val="center"/>
        <w:rPr>
          <w:b/>
          <w:color w:val="1155CC"/>
          <w:sz w:val="78"/>
          <w:szCs w:val="78"/>
          <w:ins w:id="14" w:author="Unknown Author" w:date="2024-04-26T16:46:33Z"/>
        </w:rPr>
      </w:pPr>
      <w:ins w:id="13" w:author="Unknown Author" w:date="2024-04-26T16:46:33Z">
        <w:r>
          <w:rPr>
            <w:b/>
            <w:color w:val="1155CC"/>
            <w:sz w:val="78"/>
            <w:szCs w:val="78"/>
          </w:rPr>
          <w:t>Critical Analysis</w:t>
        </w:r>
      </w:ins>
    </w:p>
    <w:p>
      <w:pPr>
        <w:pStyle w:val="Normal1"/>
        <w:pageBreakBefore w:val="false"/>
        <w:jc w:val="center"/>
        <w:rPr>
          <w:color w:val="1155CC"/>
          <w:sz w:val="78"/>
          <w:szCs w:val="78"/>
          <w:ins w:id="16" w:author="Unknown Author" w:date="2024-04-26T16:46:33Z"/>
        </w:rPr>
      </w:pPr>
      <w:ins w:id="15" w:author="Unknown Author" w:date="2024-04-26T16:46:33Z">
        <w:r>
          <w:rPr>
            <w:color w:val="1155CC"/>
            <w:sz w:val="78"/>
            <w:szCs w:val="78"/>
          </w:rPr>
          <w:t>bit.ly/3vTYAA2</w:t>
        </w:r>
      </w:ins>
    </w:p>
    <w:p>
      <w:pPr>
        <w:pStyle w:val="Normal1"/>
        <w:pageBreakBefore w:val="false"/>
        <w:rPr>
          <w:ins w:id="18" w:author="Unknown Author" w:date="2024-04-26T16:46:33Z"/>
        </w:rPr>
      </w:pPr>
      <w:ins w:id="17" w:author="Unknown Author" w:date="2024-04-26T16:46:33Z">
        <w:r>
          <w:rPr/>
        </w:r>
      </w:ins>
    </w:p>
    <w:tbl>
      <w:tblPr>
        <w:tblStyle w:val="Table1"/>
        <w:tblW w:w="9000" w:type="dxa"/>
        <w:jc w:val="left"/>
        <w:tblInd w:w="0" w:type="dxa"/>
        <w:tblLayout w:type="fixed"/>
        <w:tblCellMar>
          <w:top w:w="100" w:type="dxa"/>
          <w:left w:w="100" w:type="dxa"/>
          <w:bottom w:w="100" w:type="dxa"/>
          <w:right w:w="100" w:type="dxa"/>
        </w:tblCellMar>
        <w:tblLook w:val="0600"/>
      </w:tblPr>
      <w:tblGrid>
        <w:gridCol w:w="2385"/>
        <w:gridCol w:w="6614"/>
      </w:tblGrid>
      <w:tr>
        <w:trPr>
          <w:ins w:id="19" w:author="Unknown Author" w:date="2024-04-26T16:46:33Z"/>
        </w:trPr>
        <w:tc>
          <w:tcPr>
            <w:tcW w:w="23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ins w:id="21" w:author="Unknown Author" w:date="2024-04-26T16:46:33Z"/>
              </w:rPr>
            </w:pPr>
            <w:ins w:id="20" w:author="Unknown Author" w:date="2024-04-26T16:46:33Z">
              <w:r>
                <w:rPr/>
                <w:t>Name</w:t>
              </w:r>
            </w:ins>
          </w:p>
        </w:tc>
        <w:tc>
          <w:tcPr>
            <w:tcW w:w="66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ins w:id="23" w:author="Unknown Author" w:date="2024-04-26T16:46:33Z"/>
              </w:rPr>
            </w:pPr>
            <w:ins w:id="22" w:author="Unknown Author" w:date="2024-04-26T16:46:33Z">
              <w:r>
                <w:rPr/>
                <w:t>Alekss Belavskis</w:t>
              </w:r>
            </w:ins>
          </w:p>
        </w:tc>
      </w:tr>
      <w:tr>
        <w:trPr>
          <w:ins w:id="24" w:author="Unknown Author" w:date="2024-04-26T16:46:33Z"/>
        </w:trPr>
        <w:tc>
          <w:tcPr>
            <w:tcW w:w="23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ins w:id="26" w:author="Unknown Author" w:date="2024-04-26T16:46:33Z"/>
              </w:rPr>
            </w:pPr>
            <w:ins w:id="25" w:author="Unknown Author" w:date="2024-04-26T16:46:33Z">
              <w:r>
                <w:rPr/>
                <w:t>Date</w:t>
              </w:r>
            </w:ins>
          </w:p>
        </w:tc>
        <w:tc>
          <w:tcPr>
            <w:tcW w:w="66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ins w:id="28" w:author="Unknown Author" w:date="2024-04-26T16:46:33Z"/>
              </w:rPr>
            </w:pPr>
            <w:ins w:id="27" w:author="Unknown Author" w:date="2024-04-26T16:46:33Z">
              <w:r>
                <w:rPr/>
                <w:t>26/04/2024</w:t>
              </w:r>
            </w:ins>
          </w:p>
        </w:tc>
      </w:tr>
      <w:tr>
        <w:trPr>
          <w:ins w:id="29" w:author="Unknown Author" w:date="2024-04-26T16:46:33Z"/>
        </w:trPr>
        <w:tc>
          <w:tcPr>
            <w:tcW w:w="23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ins w:id="31" w:author="Unknown Author" w:date="2024-04-26T16:46:33Z"/>
              </w:rPr>
            </w:pPr>
            <w:ins w:id="30" w:author="Unknown Author" w:date="2024-04-26T16:46:33Z">
              <w:r>
                <w:rPr/>
                <w:t>Student No</w:t>
              </w:r>
            </w:ins>
          </w:p>
        </w:tc>
        <w:tc>
          <w:tcPr>
            <w:tcW w:w="66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ins w:id="33" w:author="Unknown Author" w:date="2024-04-26T16:46:33Z"/>
              </w:rPr>
            </w:pPr>
            <w:ins w:id="32" w:author="Unknown Author" w:date="2024-04-26T16:46:33Z">
              <w:r>
                <w:rPr/>
                <w:t>S00253368</w:t>
              </w:r>
            </w:ins>
          </w:p>
        </w:tc>
      </w:tr>
      <w:tr>
        <w:trPr>
          <w:ins w:id="34" w:author="Unknown Author" w:date="2024-04-26T16:46:33Z"/>
        </w:trPr>
        <w:tc>
          <w:tcPr>
            <w:tcW w:w="238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ins w:id="36" w:author="Unknown Author" w:date="2024-04-26T16:46:33Z"/>
              </w:rPr>
            </w:pPr>
            <w:ins w:id="35" w:author="Unknown Author" w:date="2024-04-26T16:46:33Z">
              <w:r>
                <w:rPr/>
                <w:t>Student Email</w:t>
              </w:r>
            </w:ins>
          </w:p>
        </w:tc>
        <w:tc>
          <w:tcPr>
            <w:tcW w:w="66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ins w:id="38" w:author="Unknown Author" w:date="2024-04-26T16:46:33Z"/>
              </w:rPr>
            </w:pPr>
            <w:ins w:id="37" w:author="Unknown Author" w:date="2024-04-26T16:46:33Z">
              <w:r>
                <w:rPr/>
                <w:t>s00253368@atu.ie</w:t>
              </w:r>
            </w:ins>
          </w:p>
        </w:tc>
      </w:tr>
    </w:tbl>
    <w:p>
      <w:pPr>
        <w:pStyle w:val="Heading3"/>
        <w:pageBreakBefore w:val="false"/>
        <w:spacing w:lineRule="auto" w:line="240" w:before="320" w:after="160"/>
        <w:rPr>
          <w:b/>
          <w:sz w:val="24"/>
          <w:szCs w:val="24"/>
          <w:ins w:id="41" w:author="Unknown Author" w:date="2024-04-26T16:46:33Z"/>
        </w:rPr>
      </w:pPr>
      <w:ins w:id="39" w:author="Unknown Author" w:date="2024-04-26T16:46:33Z">
        <w:bookmarkStart w:id="3" w:name="_46dv8b1w568"/>
        <w:bookmarkEnd w:id="3"/>
        <w:r>
          <w:rPr>
            <w:b/>
            <w:sz w:val="42"/>
            <w:szCs w:val="42"/>
          </w:rPr>
          <w:t xml:space="preserve">Critical Analysis </w:t>
        </w:r>
      </w:ins>
      <w:hyperlink r:id="rId8">
        <w:ins w:id="40" w:author="Unknown Author" w:date="2024-04-26T16:46:33Z">
          <w:r>
            <w:rPr>
              <w:b/>
              <w:color w:val="1155CC"/>
              <w:sz w:val="24"/>
              <w:szCs w:val="24"/>
              <w:u w:val="single"/>
            </w:rPr>
            <w:t>- see slides here</w:t>
          </w:r>
        </w:ins>
      </w:hyperlink>
    </w:p>
    <w:p>
      <w:pPr>
        <w:pStyle w:val="Normal1"/>
        <w:rPr>
          <w:ins w:id="43" w:author="Unknown Author" w:date="2024-04-26T16:46:33Z"/>
        </w:rPr>
      </w:pPr>
      <w:ins w:id="42" w:author="Unknown Author" w:date="2024-04-26T16:46:33Z">
        <w:r>
          <w:rPr/>
          <w:drawing>
            <wp:inline distT="0" distB="0" distL="0" distR="0">
              <wp:extent cx="6036945" cy="2615565"/>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9"/>
                      <a:stretch>
                        <a:fillRect/>
                      </a:stretch>
                    </pic:blipFill>
                    <pic:spPr bwMode="auto">
                      <a:xfrm>
                        <a:off x="0" y="0"/>
                        <a:ext cx="6036945" cy="2615565"/>
                      </a:xfrm>
                      <a:prstGeom prst="rect">
                        <a:avLst/>
                      </a:prstGeom>
                    </pic:spPr>
                  </pic:pic>
                </a:graphicData>
              </a:graphic>
            </wp:inline>
          </w:drawing>
        </w:r>
      </w:ins>
    </w:p>
    <w:p>
      <w:pPr>
        <w:pStyle w:val="Normal1"/>
        <w:rPr>
          <w:ins w:id="45" w:author="Unknown Author" w:date="2024-04-26T16:46:33Z"/>
        </w:rPr>
      </w:pPr>
      <w:ins w:id="44" w:author="Unknown Author" w:date="2024-04-26T16:46:33Z">
        <w:r>
          <w:rPr/>
          <w:drawing>
            <wp:inline distT="0" distB="0" distL="0" distR="0">
              <wp:extent cx="6116955" cy="2095500"/>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10"/>
                      <a:stretch>
                        <a:fillRect/>
                      </a:stretch>
                    </pic:blipFill>
                    <pic:spPr bwMode="auto">
                      <a:xfrm>
                        <a:off x="0" y="0"/>
                        <a:ext cx="6116955" cy="2095500"/>
                      </a:xfrm>
                      <a:prstGeom prst="rect">
                        <a:avLst/>
                      </a:prstGeom>
                    </pic:spPr>
                  </pic:pic>
                </a:graphicData>
              </a:graphic>
            </wp:inline>
          </w:drawing>
        </w:r>
      </w:ins>
    </w:p>
    <w:p>
      <w:pPr>
        <w:pStyle w:val="Normal1"/>
        <w:rPr>
          <w:b/>
          <w:ins w:id="47" w:author="Unknown Author" w:date="2024-04-26T16:46:33Z"/>
        </w:rPr>
      </w:pPr>
      <w:ins w:id="46" w:author="Unknown Author" w:date="2024-04-26T16:46:33Z">
        <w:r>
          <w:rPr>
            <w:b/>
          </w:rPr>
        </w:r>
      </w:ins>
      <w:bookmarkStart w:id="4" w:name="_geulvs9qg40h"/>
      <w:bookmarkStart w:id="5" w:name="_geulvs9qg40h"/>
      <w:bookmarkEnd w:id="5"/>
    </w:p>
    <w:tbl>
      <w:tblPr>
        <w:tblStyle w:val="Table2"/>
        <w:tblW w:w="9637" w:type="dxa"/>
        <w:jc w:val="left"/>
        <w:tblInd w:w="0" w:type="dxa"/>
        <w:tblLayout w:type="fixed"/>
        <w:tblCellMar>
          <w:top w:w="100" w:type="dxa"/>
          <w:left w:w="100" w:type="dxa"/>
          <w:bottom w:w="100" w:type="dxa"/>
          <w:right w:w="100" w:type="dxa"/>
        </w:tblCellMar>
        <w:tblLook w:val="0600"/>
      </w:tblPr>
      <w:tblGrid>
        <w:gridCol w:w="9637"/>
      </w:tblGrid>
      <w:tr>
        <w:trPr>
          <w:ins w:id="48" w:author="Unknown Author" w:date="2024-04-26T16:46:33Z"/>
        </w:trPr>
        <w:tc>
          <w:tcPr>
            <w:tcW w:w="9637" w:type="dxa"/>
            <w:tcBorders>
              <w:top w:val="single" w:sz="8" w:space="0" w:color="000000"/>
              <w:left w:val="single" w:sz="8" w:space="0" w:color="000000"/>
              <w:bottom w:val="single" w:sz="8" w:space="0" w:color="000000"/>
              <w:right w:val="single" w:sz="8" w:space="0" w:color="000000"/>
            </w:tcBorders>
            <w:shd w:fill="auto" w:val="clear"/>
          </w:tcPr>
          <w:p>
            <w:pPr>
              <w:pStyle w:val="Heading3"/>
              <w:numPr>
                <w:ilvl w:val="0"/>
                <w:numId w:val="2"/>
              </w:numPr>
              <w:spacing w:before="320" w:afterAutospacing="0" w:after="0"/>
              <w:ind w:hanging="360" w:left="720"/>
              <w:rPr>
                <w:b/>
                <w:u w:val="none"/>
                <w:ins w:id="50" w:author="Unknown Author" w:date="2024-04-26T16:46:33Z"/>
              </w:rPr>
            </w:pPr>
            <w:ins w:id="49" w:author="Unknown Author" w:date="2024-04-26T16:46:33Z">
              <w:bookmarkStart w:id="6" w:name="_j8qn0a186h1h"/>
              <w:bookmarkEnd w:id="6"/>
              <w:r>
                <w:rPr>
                  <w:b/>
                </w:rPr>
                <w:t>Draw the variables in your system in the format of a Bayesian Network</w:t>
              </w:r>
            </w:ins>
          </w:p>
          <w:p>
            <w:pPr>
              <w:pStyle w:val="Normal1"/>
              <w:numPr>
                <w:ilvl w:val="0"/>
                <w:numId w:val="1"/>
              </w:numPr>
              <w:spacing w:lineRule="auto" w:line="240"/>
              <w:ind w:hanging="360" w:left="720"/>
              <w:rPr>
                <w:u w:val="none"/>
                <w:ins w:id="52" w:author="Unknown Author" w:date="2024-04-26T16:46:33Z"/>
              </w:rPr>
            </w:pPr>
            <w:ins w:id="51" w:author="Unknown Author" w:date="2024-04-26T16:46:33Z">
              <w:r>
                <w:rPr/>
                <w:t>Draw the node you are trying to optimise in your system - e.g. OPTIMISE HYDRATION</w:t>
              </w:r>
            </w:ins>
          </w:p>
          <w:p>
            <w:pPr>
              <w:pStyle w:val="Normal1"/>
              <w:numPr>
                <w:ilvl w:val="0"/>
                <w:numId w:val="1"/>
              </w:numPr>
              <w:spacing w:lineRule="auto" w:line="240"/>
              <w:ind w:hanging="360" w:left="720"/>
              <w:rPr>
                <w:u w:val="none"/>
                <w:ins w:id="54" w:author="Unknown Author" w:date="2024-04-26T16:46:33Z"/>
              </w:rPr>
            </w:pPr>
            <w:ins w:id="53" w:author="Unknown Author" w:date="2024-04-26T16:46:33Z">
              <w:r>
                <w:rPr/>
                <w:t>Draw each node that will influence this dependent variable</w:t>
              </w:r>
            </w:ins>
          </w:p>
          <w:p>
            <w:pPr>
              <w:pStyle w:val="Normal1"/>
              <w:numPr>
                <w:ilvl w:val="0"/>
                <w:numId w:val="1"/>
              </w:numPr>
              <w:spacing w:lineRule="auto" w:line="240"/>
              <w:ind w:hanging="360" w:left="720"/>
              <w:rPr>
                <w:u w:val="none"/>
                <w:ins w:id="56" w:author="Unknown Author" w:date="2024-04-26T16:46:33Z"/>
              </w:rPr>
            </w:pPr>
            <w:ins w:id="55" w:author="Unknown Author" w:date="2024-04-26T16:46:33Z">
              <w:r>
                <w:rPr/>
                <w:t>Draw edges between nodes that influence each other</w:t>
              </w:r>
            </w:ins>
          </w:p>
          <w:p>
            <w:pPr>
              <w:pStyle w:val="Normal1"/>
              <w:numPr>
                <w:ilvl w:val="0"/>
                <w:numId w:val="1"/>
              </w:numPr>
              <w:spacing w:lineRule="auto" w:line="240"/>
              <w:ind w:hanging="360" w:left="720"/>
              <w:rPr>
                <w:color w:val="999999"/>
                <w:ins w:id="58" w:author="Unknown Author" w:date="2024-04-26T16:46:33Z"/>
              </w:rPr>
            </w:pPr>
            <w:ins w:id="57" w:author="Unknown Author" w:date="2024-04-26T16:46:33Z">
              <w:r>
                <w:rPr>
                  <w:color w:val="999999"/>
                </w:rPr>
                <w:t>Calculate percentages of probabilities for each node (should add up to 100%)</w:t>
              </w:r>
            </w:ins>
          </w:p>
          <w:p>
            <w:pPr>
              <w:pStyle w:val="Heading3"/>
              <w:rPr>
                <w:b/>
                <w:ins w:id="61" w:author="Unknown Author" w:date="2024-04-26T16:46:33Z"/>
              </w:rPr>
            </w:pPr>
            <w:ins w:id="59" w:author="Unknown Author" w:date="2024-04-26T16:46:33Z">
              <w:bookmarkStart w:id="7" w:name="_bc7es4xpysbi"/>
              <w:bookmarkEnd w:id="7"/>
              <w:r>
                <w:rPr>
                  <w:color w:val="1155CC"/>
                  <w:sz w:val="72"/>
                  <w:szCs w:val="72"/>
                </w:rPr>
                <w:t>Individual Diagram</w:t>
              </w:r>
            </w:ins>
            <w:ins w:id="60" w:author="Unknown Author" w:date="2024-04-26T16:46:33Z">
              <w:r>
                <w:rPr/>
                <w:drawing>
                  <wp:inline distT="0" distB="0" distL="0" distR="0">
                    <wp:extent cx="4965700" cy="34925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11"/>
                            <a:stretch>
                              <a:fillRect/>
                            </a:stretch>
                          </pic:blipFill>
                          <pic:spPr bwMode="auto">
                            <a:xfrm>
                              <a:off x="0" y="0"/>
                              <a:ext cx="4965700" cy="3492500"/>
                            </a:xfrm>
                            <a:prstGeom prst="rect">
                              <a:avLst/>
                            </a:prstGeom>
                          </pic:spPr>
                        </pic:pic>
                      </a:graphicData>
                    </a:graphic>
                  </wp:inline>
                </w:drawing>
              </w:r>
            </w:ins>
          </w:p>
          <w:p>
            <w:pPr>
              <w:pStyle w:val="Normal1"/>
              <w:spacing w:lineRule="auto" w:line="240"/>
              <w:rPr>
                <w:sz w:val="72"/>
                <w:szCs w:val="72"/>
                <w:ins w:id="63" w:author="Unknown Author" w:date="2024-04-26T16:46:33Z"/>
              </w:rPr>
            </w:pPr>
            <w:ins w:id="62" w:author="Unknown Author" w:date="2024-04-26T16:46:33Z">
              <w:r>
                <w:rPr>
                  <w:color w:val="1155CC"/>
                  <w:sz w:val="72"/>
                  <w:szCs w:val="72"/>
                </w:rPr>
                <w:t>Group Diagram</w:t>
              </w:r>
            </w:ins>
          </w:p>
          <w:p>
            <w:pPr>
              <w:pStyle w:val="Normal1"/>
              <w:spacing w:lineRule="auto" w:line="240"/>
              <w:rPr>
                <w:color w:val="1155CC"/>
                <w:sz w:val="78"/>
                <w:szCs w:val="78"/>
                <w:ins w:id="65" w:author="Unknown Author" w:date="2024-04-26T16:46:33Z"/>
              </w:rPr>
            </w:pPr>
            <w:ins w:id="64" w:author="Unknown Author" w:date="2024-04-26T16:46:33Z">
              <w:r>
                <w:rPr/>
                <w:drawing>
                  <wp:inline distT="0" distB="0" distL="0" distR="0">
                    <wp:extent cx="5972175" cy="349250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12"/>
                            <a:stretch>
                              <a:fillRect/>
                            </a:stretch>
                          </pic:blipFill>
                          <pic:spPr bwMode="auto">
                            <a:xfrm>
                              <a:off x="0" y="0"/>
                              <a:ext cx="5972175" cy="3492500"/>
                            </a:xfrm>
                            <a:prstGeom prst="rect">
                              <a:avLst/>
                            </a:prstGeom>
                          </pic:spPr>
                        </pic:pic>
                      </a:graphicData>
                    </a:graphic>
                  </wp:inline>
                </w:drawing>
              </w:r>
            </w:ins>
          </w:p>
        </w:tc>
      </w:tr>
    </w:tbl>
    <w:p>
      <w:pPr>
        <w:pStyle w:val="Heading3"/>
        <w:pageBreakBefore w:val="false"/>
        <w:rPr>
          <w:b/>
          <w:ins w:id="67" w:author="Unknown Author" w:date="2024-04-26T16:46:33Z"/>
        </w:rPr>
      </w:pPr>
      <w:ins w:id="66" w:author="Unknown Author" w:date="2024-04-26T16:46:33Z">
        <w:r>
          <w:rPr>
            <w:b/>
          </w:rPr>
        </w:r>
      </w:ins>
      <w:bookmarkStart w:id="8" w:name="_gegi9flzgmyz"/>
      <w:bookmarkStart w:id="9" w:name="_gegi9flzgmyz"/>
      <w:bookmarkEnd w:id="9"/>
    </w:p>
    <w:tbl>
      <w:tblPr>
        <w:tblStyle w:val="Table3"/>
        <w:tblW w:w="9637" w:type="dxa"/>
        <w:jc w:val="left"/>
        <w:tblInd w:w="0" w:type="dxa"/>
        <w:tblLayout w:type="fixed"/>
        <w:tblCellMar>
          <w:top w:w="100" w:type="dxa"/>
          <w:left w:w="100" w:type="dxa"/>
          <w:bottom w:w="100" w:type="dxa"/>
          <w:right w:w="100" w:type="dxa"/>
        </w:tblCellMar>
        <w:tblLook w:val="0600"/>
      </w:tblPr>
      <w:tblGrid>
        <w:gridCol w:w="4818"/>
        <w:gridCol w:w="4818"/>
      </w:tblGrid>
      <w:tr>
        <w:trPr>
          <w:ins w:id="68"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70" w:author="Unknown Author" w:date="2024-04-26T16:46:33Z"/>
              </w:rPr>
            </w:pPr>
            <w:ins w:id="69" w:author="Unknown Author" w:date="2024-04-26T16:46:33Z">
              <w:r>
                <w:rPr/>
                <w:t>Overall System</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72" w:author="Unknown Author" w:date="2024-04-26T16:46:33Z"/>
              </w:rPr>
            </w:pPr>
            <w:ins w:id="71" w:author="Unknown Author" w:date="2024-04-26T16:46:33Z">
              <w:r>
                <w:rPr/>
                <w:t>AI Elements of the system</w:t>
              </w:r>
            </w:ins>
          </w:p>
        </w:tc>
      </w:tr>
      <w:tr>
        <w:trPr>
          <w:ins w:id="73"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Heading3"/>
              <w:spacing w:before="320" w:after="80"/>
              <w:rPr>
                <w:b/>
                <w:ins w:id="75" w:author="Unknown Author" w:date="2024-04-26T16:46:33Z"/>
              </w:rPr>
            </w:pPr>
            <w:ins w:id="74" w:author="Unknown Author" w:date="2024-04-26T16:46:33Z">
              <w:bookmarkStart w:id="10" w:name="_ygvvb8skjqco_Copy_1"/>
              <w:bookmarkEnd w:id="10"/>
              <w:r>
                <w:rPr>
                  <w:b/>
                </w:rPr>
                <w:t>What *effect* does your system have?</w:t>
              </w:r>
            </w:ins>
          </w:p>
          <w:p>
            <w:pPr>
              <w:pStyle w:val="Heading3"/>
              <w:rPr>
                <w:b/>
                <w:ins w:id="77" w:author="Unknown Author" w:date="2024-04-26T16:46:33Z"/>
              </w:rPr>
            </w:pPr>
            <w:ins w:id="76" w:author="Unknown Author" w:date="2024-04-26T16:46:33Z">
              <w:bookmarkStart w:id="11" w:name="_r9ycv03yqkbq"/>
              <w:bookmarkEnd w:id="11"/>
              <w:r>
                <w:rPr>
                  <w:b/>
                </w:rPr>
                <w:t>On individuals?</w:t>
              </w:r>
            </w:ins>
          </w:p>
          <w:p>
            <w:pPr>
              <w:pStyle w:val="Normal1"/>
              <w:rPr>
                <w:b w:val="false"/>
                <w:ins w:id="81" w:author="Unknown Author" w:date="2024-04-26T16:46:33Z"/>
              </w:rPr>
            </w:pPr>
            <w:ins w:id="78" w:author="Unknown Author" w:date="2024-04-26T16:46:33Z">
              <w:r>
                <w:rPr>
                  <w:b w:val="false"/>
                  <w:bCs w:val="false"/>
                </w:rPr>
                <w:t xml:space="preserve">Worry-free and </w:t>
              </w:r>
            </w:ins>
            <w:ins w:id="79" w:author="Unknown Author" w:date="2024-04-26T16:46:33Z">
              <w:r>
                <w:rPr>
                  <w:b w:val="false"/>
                  <w:bCs w:val="false"/>
                </w:rPr>
                <w:t xml:space="preserve">comfortable living </w:t>
              </w:r>
            </w:ins>
            <w:ins w:id="80" w:author="Unknown Author" w:date="2024-04-26T16:46:33Z">
              <w:r>
                <w:rPr>
                  <w:b w:val="false"/>
                  <w:bCs w:val="false"/>
                </w:rPr>
                <w:t>experience</w:t>
              </w:r>
            </w:ins>
          </w:p>
          <w:p>
            <w:pPr>
              <w:pStyle w:val="Heading3"/>
              <w:rPr>
                <w:b/>
                <w:ins w:id="83" w:author="Unknown Author" w:date="2024-04-26T16:46:33Z"/>
              </w:rPr>
            </w:pPr>
            <w:ins w:id="82" w:author="Unknown Author" w:date="2024-04-26T16:46:33Z">
              <w:bookmarkStart w:id="12" w:name="_3hy3n62eo3u7"/>
              <w:bookmarkEnd w:id="12"/>
              <w:r>
                <w:rPr>
                  <w:b/>
                </w:rPr>
                <w:t>On society?</w:t>
              </w:r>
            </w:ins>
          </w:p>
          <w:p>
            <w:pPr>
              <w:pStyle w:val="Normal1"/>
              <w:rPr>
                <w:b w:val="false"/>
                <w:bCs w:val="false"/>
                <w:ins w:id="85" w:author="Unknown Author" w:date="2024-04-26T16:46:33Z"/>
              </w:rPr>
            </w:pPr>
            <w:ins w:id="84" w:author="Unknown Author" w:date="2024-04-26T16:46:33Z">
              <w:r>
                <w:rPr>
                  <w:b w:val="false"/>
                  <w:bCs w:val="false"/>
                </w:rPr>
                <w:t>Safer and more reliable infrastructure</w:t>
              </w:r>
            </w:ins>
          </w:p>
          <w:p>
            <w:pPr>
              <w:pStyle w:val="Normal1"/>
              <w:rPr>
                <w:b/>
                <w:ins w:id="87" w:author="Unknown Author" w:date="2024-04-26T16:46:33Z"/>
              </w:rPr>
            </w:pPr>
            <w:ins w:id="86" w:author="Unknown Author" w:date="2024-04-26T16:46:33Z">
              <w:r>
                <w:rPr>
                  <w:b/>
                </w:rPr>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Heading3"/>
              <w:spacing w:before="320" w:after="80"/>
              <w:rPr>
                <w:b/>
                <w:ins w:id="89" w:author="Unknown Author" w:date="2024-04-26T16:46:33Z"/>
              </w:rPr>
            </w:pPr>
            <w:ins w:id="88" w:author="Unknown Author" w:date="2024-04-26T16:46:33Z">
              <w:r>
                <w:rPr>
                  <w:b/>
                </w:rPr>
              </w:r>
            </w:ins>
            <w:bookmarkStart w:id="13" w:name="_nxgtx3rn5wnk"/>
            <w:bookmarkStart w:id="14" w:name="_nxgtx3rn5wnk"/>
            <w:bookmarkEnd w:id="14"/>
          </w:p>
        </w:tc>
      </w:tr>
    </w:tbl>
    <w:p>
      <w:pPr>
        <w:pStyle w:val="Heading3"/>
        <w:rPr>
          <w:b/>
          <w:ins w:id="91" w:author="Unknown Author" w:date="2024-04-26T16:46:33Z"/>
        </w:rPr>
      </w:pPr>
      <w:ins w:id="90" w:author="Unknown Author" w:date="2024-04-26T16:46:33Z">
        <w:bookmarkStart w:id="15" w:name="_cbtpqq2wnl15"/>
        <w:bookmarkEnd w:id="15"/>
        <w:r>
          <w:rPr>
            <w:b/>
          </w:rPr>
          <w:t>2. Identify Assumptions</w:t>
        </w:r>
      </w:ins>
    </w:p>
    <w:p>
      <w:pPr>
        <w:pStyle w:val="Normal1"/>
        <w:rPr>
          <w:b/>
          <w:ins w:id="93" w:author="Unknown Author" w:date="2024-04-26T16:46:33Z"/>
        </w:rPr>
      </w:pPr>
      <w:ins w:id="92" w:author="Unknown Author" w:date="2024-04-26T16:46:33Z">
        <w:r>
          <w:rPr>
            <w:b/>
          </w:rPr>
          <w:t>What assumptions did you make in designing your system?</w:t>
        </w:r>
      </w:ins>
    </w:p>
    <w:p>
      <w:pPr>
        <w:pStyle w:val="Normal1"/>
        <w:rPr>
          <w:b/>
          <w:ins w:id="95" w:author="Unknown Author" w:date="2024-04-26T16:46:33Z"/>
        </w:rPr>
      </w:pPr>
      <w:ins w:id="94" w:author="Unknown Author" w:date="2024-04-26T16:46:33Z">
        <w:r>
          <w:rPr>
            <w:b/>
          </w:rPr>
        </w:r>
      </w:ins>
    </w:p>
    <w:tbl>
      <w:tblPr>
        <w:tblStyle w:val="Table4"/>
        <w:tblW w:w="9637" w:type="dxa"/>
        <w:jc w:val="left"/>
        <w:tblInd w:w="0" w:type="dxa"/>
        <w:tblLayout w:type="fixed"/>
        <w:tblCellMar>
          <w:top w:w="100" w:type="dxa"/>
          <w:left w:w="100" w:type="dxa"/>
          <w:bottom w:w="100" w:type="dxa"/>
          <w:right w:w="100" w:type="dxa"/>
        </w:tblCellMar>
        <w:tblLook w:val="0600"/>
      </w:tblPr>
      <w:tblGrid>
        <w:gridCol w:w="4800"/>
        <w:gridCol w:w="4836"/>
      </w:tblGrid>
      <w:tr>
        <w:trPr>
          <w:ins w:id="96" w:author="Unknown Author" w:date="2024-04-26T16:46:33Z"/>
        </w:trPr>
        <w:tc>
          <w:tcPr>
            <w:tcW w:w="480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98" w:author="Unknown Author" w:date="2024-04-26T16:46:33Z"/>
              </w:rPr>
            </w:pPr>
            <w:ins w:id="97" w:author="Unknown Author" w:date="2024-04-26T16:46:33Z">
              <w:r>
                <w:rPr/>
                <w:t>Overall System</w:t>
              </w:r>
            </w:ins>
          </w:p>
        </w:tc>
        <w:tc>
          <w:tcPr>
            <w:tcW w:w="48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00" w:author="Unknown Author" w:date="2024-04-26T16:46:33Z"/>
              </w:rPr>
            </w:pPr>
            <w:ins w:id="99" w:author="Unknown Author" w:date="2024-04-26T16:46:33Z">
              <w:r>
                <w:rPr/>
                <w:t>AI Elements of the system</w:t>
              </w:r>
            </w:ins>
          </w:p>
        </w:tc>
      </w:tr>
      <w:tr>
        <w:trPr>
          <w:ins w:id="101" w:author="Unknown Author" w:date="2024-04-26T16:46:33Z"/>
        </w:trPr>
        <w:tc>
          <w:tcPr>
            <w:tcW w:w="4800" w:type="dxa"/>
            <w:tcBorders>
              <w:top w:val="single" w:sz="8" w:space="0" w:color="000000"/>
              <w:left w:val="single" w:sz="8" w:space="0" w:color="000000"/>
              <w:bottom w:val="single" w:sz="8" w:space="0" w:color="000000"/>
              <w:right w:val="single" w:sz="8" w:space="0" w:color="000000"/>
            </w:tcBorders>
            <w:shd w:fill="auto" w:val="clear"/>
          </w:tcPr>
          <w:p>
            <w:pPr>
              <w:pStyle w:val="Normal11"/>
              <w:keepNext w:val="false"/>
              <w:keepLines w:val="false"/>
              <w:widowControl w:val="false"/>
              <w:spacing w:lineRule="auto" w:line="276" w:before="0" w:after="0"/>
              <w:ind w:hanging="0" w:left="0" w:right="0"/>
              <w:jc w:val="left"/>
              <w:rPr>
                <w:ins w:id="103" w:author="Unknown Author" w:date="2024-04-26T16:46:33Z"/>
              </w:rPr>
            </w:pPr>
            <w:ins w:id="102" w:author="Unknown Author" w:date="2024-04-26T16:46:33Z">
              <w:r>
                <w:rPr/>
                <w:t>1. People would like to keep a room monitor in their room</w:t>
              </w:r>
            </w:ins>
          </w:p>
          <w:p>
            <w:pPr>
              <w:pStyle w:val="Normal11"/>
              <w:keepNext w:val="false"/>
              <w:keepLines w:val="false"/>
              <w:widowControl w:val="false"/>
              <w:spacing w:lineRule="auto" w:line="276" w:before="0" w:after="0"/>
              <w:ind w:hanging="0" w:left="0" w:right="0"/>
              <w:jc w:val="left"/>
              <w:rPr>
                <w:ins w:id="105" w:author="Unknown Author" w:date="2024-04-26T16:46:33Z"/>
              </w:rPr>
            </w:pPr>
            <w:ins w:id="104" w:author="Unknown Author" w:date="2024-04-26T16:46:33Z">
              <w:r>
                <w:rPr/>
                <w:t>2. People will know how to set up and use the room monitor</w:t>
              </w:r>
            </w:ins>
          </w:p>
          <w:p>
            <w:pPr>
              <w:pStyle w:val="Normal11"/>
              <w:keepNext w:val="false"/>
              <w:keepLines w:val="false"/>
              <w:widowControl w:val="false"/>
              <w:spacing w:lineRule="auto" w:line="276" w:before="0" w:after="0"/>
              <w:ind w:hanging="0" w:left="0" w:right="0"/>
              <w:jc w:val="left"/>
              <w:rPr>
                <w:ins w:id="107" w:author="Unknown Author" w:date="2024-04-26T16:46:33Z"/>
              </w:rPr>
            </w:pPr>
            <w:ins w:id="106" w:author="Unknown Author" w:date="2024-04-26T16:46:33Z">
              <w:r>
                <w:rPr/>
                <w:t>3. People are interesting in tracking the conditions of their room</w:t>
              </w:r>
            </w:ins>
          </w:p>
          <w:p>
            <w:pPr>
              <w:pStyle w:val="Normal11"/>
              <w:keepNext w:val="false"/>
              <w:keepLines w:val="false"/>
              <w:widowControl w:val="false"/>
              <w:spacing w:lineRule="auto" w:line="276" w:before="0" w:after="0"/>
              <w:ind w:hanging="0" w:left="0" w:right="0"/>
              <w:jc w:val="left"/>
              <w:rPr>
                <w:ins w:id="109" w:author="Unknown Author" w:date="2024-04-26T16:46:33Z"/>
              </w:rPr>
            </w:pPr>
            <w:ins w:id="108" w:author="Unknown Author" w:date="2024-04-26T16:46:33Z">
              <w:r>
                <w:rPr/>
                <w:t>4. People would like to make their living conditions easier</w:t>
              </w:r>
            </w:ins>
          </w:p>
          <w:p>
            <w:pPr>
              <w:pStyle w:val="Normal11"/>
              <w:keepNext w:val="false"/>
              <w:keepLines w:val="false"/>
              <w:widowControl w:val="false"/>
              <w:spacing w:lineRule="auto" w:line="276" w:before="0" w:after="0"/>
              <w:ind w:hanging="0" w:left="0" w:right="0"/>
              <w:jc w:val="left"/>
              <w:rPr>
                <w:ins w:id="111" w:author="Unknown Author" w:date="2024-04-26T16:46:33Z"/>
              </w:rPr>
            </w:pPr>
            <w:ins w:id="110" w:author="Unknown Author" w:date="2024-04-26T16:46:33Z">
              <w:r>
                <w:rPr/>
                <w:t>5. People are willing to pay for a room monitor</w:t>
              </w:r>
            </w:ins>
          </w:p>
          <w:p>
            <w:pPr>
              <w:pStyle w:val="Normal11"/>
              <w:keepNext w:val="false"/>
              <w:keepLines w:val="false"/>
              <w:widowControl w:val="false"/>
              <w:spacing w:lineRule="auto" w:line="276" w:before="0" w:after="0"/>
              <w:ind w:hanging="0" w:left="0" w:right="0"/>
              <w:jc w:val="left"/>
              <w:rPr>
                <w:ins w:id="113" w:author="Unknown Author" w:date="2024-04-26T16:46:33Z"/>
              </w:rPr>
            </w:pPr>
            <w:ins w:id="112" w:author="Unknown Author" w:date="2024-04-26T16:46:33Z">
              <w:r>
                <w:rPr/>
                <w:t>6. The room monitor provides a practical benefit for the users</w:t>
              </w:r>
            </w:ins>
          </w:p>
        </w:tc>
        <w:tc>
          <w:tcPr>
            <w:tcW w:w="48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360"/>
              <w:rPr>
                <w:ins w:id="115" w:author="Unknown Author" w:date="2024-04-26T16:46:33Z"/>
              </w:rPr>
            </w:pPr>
            <w:ins w:id="114" w:author="Unknown Author" w:date="2024-04-26T16:46:33Z">
              <w:r>
                <w:rPr/>
              </w:r>
            </w:ins>
          </w:p>
        </w:tc>
      </w:tr>
    </w:tbl>
    <w:p>
      <w:pPr>
        <w:pStyle w:val="Heading3"/>
        <w:rPr>
          <w:ins w:id="117" w:author="Unknown Author" w:date="2024-04-26T16:46:33Z"/>
        </w:rPr>
      </w:pPr>
      <w:ins w:id="116" w:author="Unknown Author" w:date="2024-04-26T16:46:33Z">
        <w:bookmarkStart w:id="16" w:name="_1htxun3rilqu"/>
        <w:bookmarkEnd w:id="16"/>
        <w:r>
          <w:rPr>
            <w:b/>
          </w:rPr>
          <w:t>3. Validate Assumptions</w:t>
        </w:r>
      </w:ins>
    </w:p>
    <w:p>
      <w:pPr>
        <w:pStyle w:val="Normal1"/>
        <w:rPr>
          <w:b/>
          <w:ins w:id="119" w:author="Unknown Author" w:date="2024-04-26T16:46:33Z"/>
        </w:rPr>
      </w:pPr>
      <w:ins w:id="118" w:author="Unknown Author" w:date="2024-04-26T16:46:33Z">
        <w:r>
          <w:rPr>
            <w:b/>
          </w:rPr>
          <w:t xml:space="preserve">How could you check whether these assumptions are true? </w:t>
        </w:r>
      </w:ins>
    </w:p>
    <w:tbl>
      <w:tblPr>
        <w:tblStyle w:val="Table5"/>
        <w:tblW w:w="9637" w:type="dxa"/>
        <w:jc w:val="left"/>
        <w:tblInd w:w="0" w:type="dxa"/>
        <w:tblLayout w:type="fixed"/>
        <w:tblCellMar>
          <w:top w:w="100" w:type="dxa"/>
          <w:left w:w="100" w:type="dxa"/>
          <w:bottom w:w="100" w:type="dxa"/>
          <w:right w:w="100" w:type="dxa"/>
        </w:tblCellMar>
        <w:tblLook w:val="0600"/>
      </w:tblPr>
      <w:tblGrid>
        <w:gridCol w:w="4818"/>
        <w:gridCol w:w="4818"/>
      </w:tblGrid>
      <w:tr>
        <w:trPr>
          <w:ins w:id="120"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22" w:author="Unknown Author" w:date="2024-04-26T16:46:33Z"/>
              </w:rPr>
            </w:pPr>
            <w:ins w:id="121" w:author="Unknown Author" w:date="2024-04-26T16:46:33Z">
              <w:r>
                <w:rPr/>
                <w:t>Overall System</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24" w:author="Unknown Author" w:date="2024-04-26T16:46:33Z"/>
              </w:rPr>
            </w:pPr>
            <w:ins w:id="123" w:author="Unknown Author" w:date="2024-04-26T16:46:33Z">
              <w:r>
                <w:rPr/>
                <w:t>AI Elements of the system</w:t>
              </w:r>
            </w:ins>
          </w:p>
        </w:tc>
      </w:tr>
      <w:tr>
        <w:trPr>
          <w:ins w:id="125"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1"/>
              <w:widowControl w:val="false"/>
              <w:spacing w:lineRule="auto" w:line="276"/>
              <w:rPr>
                <w:ins w:id="127" w:author="Unknown Author" w:date="2024-04-26T16:46:33Z"/>
              </w:rPr>
            </w:pPr>
            <w:ins w:id="126" w:author="Unknown Author" w:date="2024-04-26T16:46:33Z">
              <w:r>
                <w:rPr/>
                <w:t>1. Survey how many people use/want monitoring gadgets</w:t>
              </w:r>
            </w:ins>
          </w:p>
          <w:p>
            <w:pPr>
              <w:pStyle w:val="Normal11"/>
              <w:widowControl w:val="false"/>
              <w:spacing w:lineRule="auto" w:line="276"/>
              <w:rPr>
                <w:ins w:id="129" w:author="Unknown Author" w:date="2024-04-26T16:46:33Z"/>
              </w:rPr>
            </w:pPr>
            <w:ins w:id="128" w:author="Unknown Author" w:date="2024-04-26T16:46:33Z">
              <w:r>
                <w:rPr/>
                <w:t>2. Conduct user testing to see how able they are to set it up</w:t>
              </w:r>
            </w:ins>
          </w:p>
          <w:p>
            <w:pPr>
              <w:pStyle w:val="Normal11"/>
              <w:widowControl w:val="false"/>
              <w:spacing w:lineRule="auto" w:line="276"/>
              <w:rPr>
                <w:ins w:id="131" w:author="Unknown Author" w:date="2024-04-26T16:46:33Z"/>
              </w:rPr>
            </w:pPr>
            <w:ins w:id="130" w:author="Unknown Author" w:date="2024-04-26T16:46:33Z">
              <w:r>
                <w:rPr/>
                <w:t>3. Survey people to see if they would like to track the conditions of their room</w:t>
              </w:r>
            </w:ins>
          </w:p>
          <w:p>
            <w:pPr>
              <w:pStyle w:val="Normal11"/>
              <w:widowControl w:val="false"/>
              <w:spacing w:lineRule="auto" w:line="276"/>
              <w:rPr>
                <w:ins w:id="133" w:author="Unknown Author" w:date="2024-04-26T16:46:33Z"/>
              </w:rPr>
            </w:pPr>
            <w:ins w:id="132" w:author="Unknown Author" w:date="2024-04-26T16:46:33Z">
              <w:r>
                <w:rPr/>
                <w:t>4. Survey people to see if they are affected negatively or positively by their living conditions</w:t>
              </w:r>
            </w:ins>
          </w:p>
          <w:p>
            <w:pPr>
              <w:pStyle w:val="Normal11"/>
              <w:widowControl w:val="false"/>
              <w:spacing w:lineRule="auto" w:line="276"/>
              <w:rPr>
                <w:ins w:id="135" w:author="Unknown Author" w:date="2024-04-26T16:46:33Z"/>
              </w:rPr>
            </w:pPr>
            <w:ins w:id="134" w:author="Unknown Author" w:date="2024-04-26T16:46:33Z">
              <w:r>
                <w:rPr/>
                <w:t>5. Survey to see how much people are willing to pay for a room monitor</w:t>
              </w:r>
            </w:ins>
          </w:p>
          <w:p>
            <w:pPr>
              <w:pStyle w:val="Normal11"/>
              <w:widowControl w:val="false"/>
              <w:spacing w:lineRule="auto" w:line="276"/>
              <w:rPr>
                <w:ins w:id="137" w:author="Unknown Author" w:date="2024-04-26T16:46:33Z"/>
              </w:rPr>
            </w:pPr>
            <w:ins w:id="136" w:author="Unknown Author" w:date="2024-04-26T16:46:33Z">
              <w:r>
                <w:rPr/>
                <w:t>6. Ask people who own room monitoring devices about what it provides them</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360"/>
              <w:rPr>
                <w:ins w:id="139" w:author="Unknown Author" w:date="2024-04-26T16:46:33Z"/>
              </w:rPr>
            </w:pPr>
            <w:ins w:id="138" w:author="Unknown Author" w:date="2024-04-26T16:46:33Z">
              <w:r>
                <w:rPr/>
              </w:r>
            </w:ins>
          </w:p>
        </w:tc>
      </w:tr>
    </w:tbl>
    <w:p>
      <w:pPr>
        <w:pStyle w:val="Heading3"/>
        <w:rPr>
          <w:ins w:id="141" w:author="Unknown Author" w:date="2024-04-26T16:46:33Z"/>
        </w:rPr>
      </w:pPr>
      <w:ins w:id="140" w:author="Unknown Author" w:date="2024-04-26T16:46:33Z">
        <w:bookmarkStart w:id="17" w:name="_gl3cszn3hu96"/>
        <w:bookmarkEnd w:id="17"/>
        <w:r>
          <w:rPr>
            <w:b/>
          </w:rPr>
          <w:t>4. Reflect on New Assumptions</w:t>
        </w:r>
      </w:ins>
    </w:p>
    <w:p>
      <w:pPr>
        <w:pStyle w:val="Normal1"/>
        <w:rPr>
          <w:b/>
          <w:ins w:id="143" w:author="Unknown Author" w:date="2024-04-26T16:46:33Z"/>
        </w:rPr>
      </w:pPr>
      <w:ins w:id="142" w:author="Unknown Author" w:date="2024-04-26T16:46:33Z">
        <w:r>
          <w:rPr>
            <w:b/>
          </w:rPr>
          <w:t xml:space="preserve">What new insights have you gained by identifying and validating your assumptions? </w:t>
        </w:r>
      </w:ins>
    </w:p>
    <w:tbl>
      <w:tblPr>
        <w:tblStyle w:val="Table6"/>
        <w:tblW w:w="9637" w:type="dxa"/>
        <w:jc w:val="left"/>
        <w:tblInd w:w="0" w:type="dxa"/>
        <w:tblLayout w:type="fixed"/>
        <w:tblCellMar>
          <w:top w:w="100" w:type="dxa"/>
          <w:left w:w="100" w:type="dxa"/>
          <w:bottom w:w="100" w:type="dxa"/>
          <w:right w:w="100" w:type="dxa"/>
        </w:tblCellMar>
        <w:tblLook w:val="0600"/>
      </w:tblPr>
      <w:tblGrid>
        <w:gridCol w:w="4818"/>
        <w:gridCol w:w="4818"/>
      </w:tblGrid>
      <w:tr>
        <w:trPr>
          <w:ins w:id="144"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46" w:author="Unknown Author" w:date="2024-04-26T16:46:33Z"/>
              </w:rPr>
            </w:pPr>
            <w:ins w:id="145" w:author="Unknown Author" w:date="2024-04-26T16:46:33Z">
              <w:r>
                <w:rPr/>
                <w:t>Overall System</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48" w:author="Unknown Author" w:date="2024-04-26T16:46:33Z"/>
              </w:rPr>
            </w:pPr>
            <w:ins w:id="147" w:author="Unknown Author" w:date="2024-04-26T16:46:33Z">
              <w:r>
                <w:rPr/>
                <w:t>AI Elements of the system</w:t>
              </w:r>
            </w:ins>
          </w:p>
        </w:tc>
      </w:tr>
      <w:tr>
        <w:trPr>
          <w:ins w:id="149"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1"/>
              <w:widowControl w:val="false"/>
              <w:spacing w:lineRule="auto" w:line="276"/>
              <w:rPr>
                <w:ins w:id="151" w:author="Unknown Author" w:date="2024-04-26T16:46:33Z"/>
              </w:rPr>
            </w:pPr>
            <w:ins w:id="150" w:author="Unknown Author" w:date="2024-04-26T16:46:33Z">
              <w:r>
                <w:rPr/>
                <w:t>1. We know that we’re providing for a demand in the market.</w:t>
              </w:r>
            </w:ins>
          </w:p>
          <w:p>
            <w:pPr>
              <w:pStyle w:val="Normal11"/>
              <w:widowControl w:val="false"/>
              <w:spacing w:lineRule="auto" w:line="276"/>
              <w:rPr>
                <w:ins w:id="153" w:author="Unknown Author" w:date="2024-04-26T16:46:33Z"/>
              </w:rPr>
            </w:pPr>
            <w:ins w:id="152" w:author="Unknown Author" w:date="2024-04-26T16:46:33Z">
              <w:r>
                <w:rPr/>
                <w:t>2. We should include a user manual with the product to help set it up</w:t>
              </w:r>
            </w:ins>
          </w:p>
          <w:p>
            <w:pPr>
              <w:pStyle w:val="Normal11"/>
              <w:widowControl w:val="false"/>
              <w:spacing w:lineRule="auto" w:line="276"/>
              <w:rPr>
                <w:ins w:id="155" w:author="Unknown Author" w:date="2024-04-26T16:46:33Z"/>
              </w:rPr>
            </w:pPr>
            <w:ins w:id="154" w:author="Unknown Author" w:date="2024-04-26T16:46:33Z">
              <w:r>
                <w:rPr/>
                <w:t>3. There is an interest for users to buy a simple monitoring device in their room</w:t>
              </w:r>
            </w:ins>
          </w:p>
          <w:p>
            <w:pPr>
              <w:pStyle w:val="Normal11"/>
              <w:widowControl w:val="false"/>
              <w:spacing w:lineRule="auto" w:line="276"/>
              <w:rPr>
                <w:ins w:id="157" w:author="Unknown Author" w:date="2024-04-26T16:46:33Z"/>
              </w:rPr>
            </w:pPr>
            <w:ins w:id="156" w:author="Unknown Author" w:date="2024-04-26T16:46:33Z">
              <w:r>
                <w:rPr/>
                <w:t>4. People are often too warm/too cold in their homes and want an easy way to control it</w:t>
              </w:r>
            </w:ins>
          </w:p>
          <w:p>
            <w:pPr>
              <w:pStyle w:val="Normal11"/>
              <w:widowControl w:val="false"/>
              <w:spacing w:lineRule="auto" w:line="276"/>
              <w:rPr>
                <w:ins w:id="159" w:author="Unknown Author" w:date="2024-04-26T16:46:33Z"/>
              </w:rPr>
            </w:pPr>
            <w:ins w:id="158" w:author="Unknown Author" w:date="2024-04-26T16:46:33Z">
              <w:r>
                <w:rPr/>
                <w:t>5. There are people who are willing to pay for a room monitor</w:t>
              </w:r>
            </w:ins>
          </w:p>
          <w:p>
            <w:pPr>
              <w:pStyle w:val="Normal11"/>
              <w:widowControl w:val="false"/>
              <w:spacing w:lineRule="auto" w:line="276"/>
              <w:rPr>
                <w:ins w:id="161" w:author="Unknown Author" w:date="2024-04-26T16:46:33Z"/>
              </w:rPr>
            </w:pPr>
            <w:ins w:id="160" w:author="Unknown Author" w:date="2024-04-26T16:46:33Z">
              <w:r>
                <w:rPr/>
                <w:t>6. A room monitoring device can save people’s time and money</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360"/>
              <w:rPr>
                <w:ins w:id="163" w:author="Unknown Author" w:date="2024-04-26T16:46:33Z"/>
              </w:rPr>
            </w:pPr>
            <w:ins w:id="162" w:author="Unknown Author" w:date="2024-04-26T16:46:33Z">
              <w:r>
                <w:rPr/>
              </w:r>
            </w:ins>
          </w:p>
        </w:tc>
      </w:tr>
    </w:tbl>
    <w:p>
      <w:pPr>
        <w:pStyle w:val="Heading3"/>
        <w:rPr>
          <w:ins w:id="165" w:author="Unknown Author" w:date="2024-04-26T16:46:33Z"/>
        </w:rPr>
      </w:pPr>
      <w:ins w:id="164" w:author="Unknown Author" w:date="2024-04-26T16:46:33Z">
        <w:r>
          <w:rPr>
            <w:b/>
          </w:rPr>
          <w:t>5. Consider Different Perspectives</w:t>
        </w:r>
      </w:ins>
    </w:p>
    <w:p>
      <w:pPr>
        <w:pStyle w:val="Normal1"/>
        <w:rPr>
          <w:b/>
          <w:ins w:id="167" w:author="Unknown Author" w:date="2024-04-26T16:46:33Z"/>
        </w:rPr>
      </w:pPr>
      <w:ins w:id="166" w:author="Unknown Author" w:date="2024-04-26T16:46:33Z">
        <w:r>
          <w:rPr>
            <w:b/>
          </w:rPr>
          <w:t xml:space="preserve">How does your system design, ideas &amp; actions look from Multiple Perspectives e.g. perspective people of different ages, different socioeconomic backgrounds, different genders, different types of business people, different types of investors, different nationalities, differently abled people etc? </w:t>
        </w:r>
      </w:ins>
    </w:p>
    <w:tbl>
      <w:tblPr>
        <w:tblStyle w:val="Table7"/>
        <w:tblW w:w="9637" w:type="dxa"/>
        <w:jc w:val="left"/>
        <w:tblInd w:w="0" w:type="dxa"/>
        <w:tblLayout w:type="fixed"/>
        <w:tblCellMar>
          <w:top w:w="100" w:type="dxa"/>
          <w:left w:w="100" w:type="dxa"/>
          <w:bottom w:w="100" w:type="dxa"/>
          <w:right w:w="100" w:type="dxa"/>
        </w:tblCellMar>
        <w:tblLook w:val="0600"/>
      </w:tblPr>
      <w:tblGrid>
        <w:gridCol w:w="4818"/>
        <w:gridCol w:w="4818"/>
      </w:tblGrid>
      <w:tr>
        <w:trPr>
          <w:ins w:id="168"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70" w:author="Unknown Author" w:date="2024-04-26T16:46:33Z"/>
              </w:rPr>
            </w:pPr>
            <w:ins w:id="169" w:author="Unknown Author" w:date="2024-04-26T16:46:33Z">
              <w:r>
                <w:rPr/>
                <w:t>Overall System</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72" w:author="Unknown Author" w:date="2024-04-26T16:46:33Z"/>
              </w:rPr>
            </w:pPr>
            <w:ins w:id="171" w:author="Unknown Author" w:date="2024-04-26T16:46:33Z">
              <w:r>
                <w:rPr/>
                <w:t>AI Elements of the system</w:t>
              </w:r>
            </w:ins>
          </w:p>
        </w:tc>
      </w:tr>
      <w:tr>
        <w:trPr>
          <w:ins w:id="173"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1"/>
              <w:widowControl w:val="false"/>
              <w:spacing w:lineRule="auto" w:line="276"/>
              <w:rPr>
                <w:ins w:id="175" w:author="Unknown Author" w:date="2024-04-26T16:46:33Z"/>
              </w:rPr>
            </w:pPr>
            <w:ins w:id="174" w:author="Unknown Author" w:date="2024-04-26T16:46:33Z">
              <w:r>
                <w:rPr/>
                <w:t>1. People from countries who are not used to the temperature may be more inclined to control it to a more comfortable level</w:t>
              </w:r>
            </w:ins>
          </w:p>
          <w:p>
            <w:pPr>
              <w:pStyle w:val="Normal11"/>
              <w:widowControl w:val="false"/>
              <w:spacing w:lineRule="auto" w:line="276"/>
              <w:rPr>
                <w:ins w:id="177" w:author="Unknown Author" w:date="2024-04-26T16:46:33Z"/>
              </w:rPr>
            </w:pPr>
            <w:ins w:id="176" w:author="Unknown Author" w:date="2024-04-26T16:46:33Z">
              <w:r>
                <w:rPr/>
                <w:t>2. Accessible to all nationality groups (Celsius in Europe, Fahrenheit in America)</w:t>
              </w:r>
            </w:ins>
          </w:p>
          <w:p>
            <w:pPr>
              <w:pStyle w:val="Normal11"/>
              <w:widowControl w:val="false"/>
              <w:spacing w:lineRule="auto" w:line="276"/>
              <w:rPr>
                <w:ins w:id="179" w:author="Unknown Author" w:date="2024-04-26T16:46:33Z"/>
              </w:rPr>
            </w:pPr>
            <w:ins w:id="178" w:author="Unknown Author" w:date="2024-04-26T16:46:33Z">
              <w:r>
                <w:rPr/>
                <w:t>3. Usability for people in both home and professional settings (server rooms)</w:t>
              </w:r>
            </w:ins>
          </w:p>
          <w:p>
            <w:pPr>
              <w:pStyle w:val="Normal11"/>
              <w:widowControl w:val="false"/>
              <w:spacing w:lineRule="auto" w:line="276"/>
              <w:rPr>
                <w:ins w:id="181" w:author="Unknown Author" w:date="2024-04-26T16:46:33Z"/>
              </w:rPr>
            </w:pPr>
            <w:ins w:id="180" w:author="Unknown Author" w:date="2024-04-26T16:46:33Z">
              <w:r>
                <w:rPr/>
                <w:t>4. Accessible controls for differently abled individuals</w:t>
              </w:r>
            </w:ins>
          </w:p>
          <w:p>
            <w:pPr>
              <w:pStyle w:val="Normal11"/>
              <w:widowControl w:val="false"/>
              <w:spacing w:lineRule="auto" w:line="276"/>
              <w:rPr>
                <w:ins w:id="183" w:author="Unknown Author" w:date="2024-04-26T16:46:33Z"/>
              </w:rPr>
            </w:pPr>
            <w:ins w:id="182" w:author="Unknown Author" w:date="2024-04-26T16:46:33Z">
              <w:r>
                <w:rPr/>
                <w:t>5. Availability in multiple languages so that non-English speakers can also use the product</w:t>
              </w:r>
            </w:ins>
          </w:p>
          <w:p>
            <w:pPr>
              <w:pStyle w:val="Normal11"/>
              <w:widowControl w:val="false"/>
              <w:spacing w:lineRule="auto" w:line="276"/>
              <w:rPr>
                <w:ins w:id="185" w:author="Unknown Author" w:date="2024-04-26T16:46:33Z"/>
              </w:rPr>
            </w:pPr>
            <w:ins w:id="184" w:author="Unknown Author" w:date="2024-04-26T16:46:33Z">
              <w:r>
                <w:rPr/>
                <w:t>6. User-friendly interface that by extension helps neuro-diverse people</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360"/>
              <w:rPr>
                <w:ins w:id="187" w:author="Unknown Author" w:date="2024-04-26T16:46:33Z"/>
              </w:rPr>
            </w:pPr>
            <w:ins w:id="186" w:author="Unknown Author" w:date="2024-04-26T16:46:33Z">
              <w:r>
                <w:rPr/>
              </w:r>
            </w:ins>
          </w:p>
        </w:tc>
      </w:tr>
    </w:tbl>
    <w:p>
      <w:pPr>
        <w:pStyle w:val="Heading3"/>
        <w:rPr>
          <w:ins w:id="189" w:author="Unknown Author" w:date="2024-04-26T16:46:33Z"/>
        </w:rPr>
      </w:pPr>
      <w:ins w:id="188" w:author="Unknown Author" w:date="2024-04-26T16:46:33Z">
        <w:bookmarkStart w:id="18" w:name="_tnfmv5u55wi6"/>
        <w:bookmarkEnd w:id="18"/>
        <w:r>
          <w:rPr>
            <w:b/>
          </w:rPr>
          <w:t>6. Imagine What-if Scenarios</w:t>
        </w:r>
      </w:ins>
    </w:p>
    <w:p>
      <w:pPr>
        <w:pStyle w:val="Normal1"/>
        <w:rPr>
          <w:b/>
          <w:ins w:id="191" w:author="Unknown Author" w:date="2024-04-26T16:46:33Z"/>
        </w:rPr>
      </w:pPr>
      <w:ins w:id="190" w:author="Unknown Author" w:date="2024-04-26T16:46:33Z">
        <w:r>
          <w:rPr>
            <w:b/>
          </w:rPr>
          <w:t>Can you re-imagine your system, or the environments and people using, it to unlock new creative possibilities? What do you imagine could be possible in the future?</w:t>
        </w:r>
      </w:ins>
    </w:p>
    <w:tbl>
      <w:tblPr>
        <w:tblStyle w:val="Table8"/>
        <w:tblW w:w="9637" w:type="dxa"/>
        <w:jc w:val="left"/>
        <w:tblInd w:w="0" w:type="dxa"/>
        <w:tblLayout w:type="fixed"/>
        <w:tblCellMar>
          <w:top w:w="100" w:type="dxa"/>
          <w:left w:w="100" w:type="dxa"/>
          <w:bottom w:w="100" w:type="dxa"/>
          <w:right w:w="100" w:type="dxa"/>
        </w:tblCellMar>
        <w:tblLook w:val="0600"/>
      </w:tblPr>
      <w:tblGrid>
        <w:gridCol w:w="4818"/>
        <w:gridCol w:w="4818"/>
      </w:tblGrid>
      <w:tr>
        <w:trPr>
          <w:ins w:id="192"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94" w:author="Unknown Author" w:date="2024-04-26T16:46:33Z"/>
              </w:rPr>
            </w:pPr>
            <w:ins w:id="193" w:author="Unknown Author" w:date="2024-04-26T16:46:33Z">
              <w:r>
                <w:rPr/>
                <w:t>Overall System</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96" w:author="Unknown Author" w:date="2024-04-26T16:46:33Z"/>
              </w:rPr>
            </w:pPr>
            <w:ins w:id="195" w:author="Unknown Author" w:date="2024-04-26T16:46:33Z">
              <w:r>
                <w:rPr/>
                <w:t>AI Elements of the system</w:t>
              </w:r>
            </w:ins>
          </w:p>
        </w:tc>
      </w:tr>
      <w:tr>
        <w:trPr>
          <w:ins w:id="197"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199" w:author="Unknown Author" w:date="2024-04-26T16:46:33Z"/>
              </w:rPr>
            </w:pPr>
            <w:ins w:id="198" w:author="Unknown Author" w:date="2024-04-26T16:46:33Z">
              <w:r>
                <w:rPr/>
                <w:t>1. The room monitor could control a central heating system in your house</w:t>
              </w:r>
            </w:ins>
          </w:p>
          <w:p>
            <w:pPr>
              <w:pStyle w:val="Normal1"/>
              <w:widowControl w:val="false"/>
              <w:spacing w:lineRule="auto" w:line="276"/>
              <w:rPr>
                <w:ins w:id="201" w:author="Unknown Author" w:date="2024-04-26T16:46:33Z"/>
              </w:rPr>
            </w:pPr>
            <w:ins w:id="200" w:author="Unknown Author" w:date="2024-04-26T16:46:33Z">
              <w:r>
                <w:rPr/>
                <w:t>2. The room monitor could make predictions about future conditions</w:t>
              </w:r>
            </w:ins>
          </w:p>
          <w:p>
            <w:pPr>
              <w:pStyle w:val="Normal1"/>
              <w:widowControl w:val="false"/>
              <w:spacing w:lineRule="auto" w:line="276"/>
              <w:rPr>
                <w:ins w:id="203" w:author="Unknown Author" w:date="2024-04-26T16:46:33Z"/>
              </w:rPr>
            </w:pPr>
            <w:ins w:id="202" w:author="Unknown Author" w:date="2024-04-26T16:46:33Z">
              <w:r>
                <w:rPr/>
                <w:t>3. The room monitor could control smart lighting systems in your home based on climate data</w:t>
              </w:r>
            </w:ins>
          </w:p>
          <w:p>
            <w:pPr>
              <w:pStyle w:val="Normal1"/>
              <w:widowControl w:val="false"/>
              <w:spacing w:lineRule="auto" w:line="276"/>
              <w:rPr>
                <w:ins w:id="205" w:author="Unknown Author" w:date="2024-04-26T16:46:33Z"/>
              </w:rPr>
            </w:pPr>
            <w:ins w:id="204" w:author="Unknown Author" w:date="2024-04-26T16:46:33Z">
              <w:r>
                <w:rPr/>
                <w:t>4. The room monitor could create different kinds of alerts or contact certain people in the case of detection of adverse conditions</w:t>
              </w:r>
            </w:ins>
          </w:p>
          <w:p>
            <w:pPr>
              <w:pStyle w:val="Normal1"/>
              <w:widowControl w:val="false"/>
              <w:spacing w:lineRule="auto" w:line="276"/>
              <w:rPr>
                <w:ins w:id="210" w:author="Unknown Author" w:date="2024-04-26T16:46:33Z"/>
              </w:rPr>
            </w:pPr>
            <w:ins w:id="206" w:author="Unknown Author" w:date="2024-04-26T16:46:33Z">
              <w:r>
                <w:rPr/>
                <w:t xml:space="preserve">5. The room monitor could integrate with smart locks or </w:t>
              </w:r>
            </w:ins>
            <w:ins w:id="207" w:author="Unknown Author" w:date="2024-04-26T16:46:33Z">
              <w:r>
                <w:rPr/>
                <w:t xml:space="preserve">security </w:t>
              </w:r>
            </w:ins>
            <w:ins w:id="208" w:author="Unknown Author" w:date="2024-04-26T16:46:33Z">
              <w:r>
                <w:rPr/>
                <w:t>cameras, to enhance automatio</w:t>
              </w:r>
            </w:ins>
            <w:ins w:id="209" w:author="Unknown Author" w:date="2024-04-26T16:46:33Z">
              <w:r>
                <w:rPr/>
                <w:t>n and safety</w:t>
              </w:r>
            </w:ins>
          </w:p>
          <w:p>
            <w:pPr>
              <w:pStyle w:val="Normal1"/>
              <w:widowControl w:val="false"/>
              <w:spacing w:lineRule="auto" w:line="276"/>
              <w:rPr>
                <w:ins w:id="228" w:author="Unknown Author" w:date="2024-04-26T16:46:33Z"/>
              </w:rPr>
            </w:pPr>
            <w:ins w:id="211" w:author="Unknown Author" w:date="2024-04-26T16:46:33Z">
              <w:r>
                <w:rPr/>
                <w:t>6. The room monitor could c</w:t>
              </w:r>
            </w:ins>
            <w:ins w:id="212" w:author="Unknown Author" w:date="2024-04-26T16:46:33Z">
              <w:r>
                <w:rPr/>
                <w:t>onnect to a healthcare service</w:t>
              </w:r>
            </w:ins>
            <w:ins w:id="213" w:author="Unknown Author" w:date="2024-04-26T16:46:33Z">
              <w:r>
                <w:rPr/>
                <w:t xml:space="preserve"> </w:t>
              </w:r>
            </w:ins>
            <w:ins w:id="214" w:author="Unknown Author" w:date="2024-04-26T16:46:33Z">
              <w:r>
                <w:rPr/>
                <w:t>and</w:t>
              </w:r>
            </w:ins>
            <w:ins w:id="215" w:author="Unknown Author" w:date="2024-04-26T16:46:33Z">
              <w:r>
                <w:rPr/>
                <w:t xml:space="preserve"> </w:t>
              </w:r>
            </w:ins>
            <w:ins w:id="216" w:author="Unknown Author" w:date="2024-04-26T16:46:33Z">
              <w:r>
                <w:rPr/>
                <w:t>track</w:t>
              </w:r>
            </w:ins>
            <w:ins w:id="217" w:author="Unknown Author" w:date="2024-04-26T16:46:33Z">
              <w:r>
                <w:rPr/>
                <w:t xml:space="preserve"> environmental </w:t>
              </w:r>
            </w:ins>
            <w:ins w:id="218" w:author="Unknown Author" w:date="2024-04-26T16:46:33Z">
              <w:r>
                <w:rPr/>
                <w:t>conditions</w:t>
              </w:r>
            </w:ins>
            <w:ins w:id="219" w:author="Unknown Author" w:date="2024-04-26T16:46:33Z">
              <w:r>
                <w:rPr/>
                <w:t xml:space="preserve"> that could impact health, such as air quality or temperature. </w:t>
              </w:r>
            </w:ins>
            <w:ins w:id="220" w:author="Unknown Author" w:date="2024-04-26T16:46:33Z">
              <w:r>
                <w:rPr/>
                <w:t>This can provide</w:t>
              </w:r>
            </w:ins>
            <w:ins w:id="221" w:author="Unknown Author" w:date="2024-04-26T16:46:33Z">
              <w:r>
                <w:rPr/>
                <w:t xml:space="preserve"> </w:t>
              </w:r>
            </w:ins>
            <w:ins w:id="222" w:author="Unknown Author" w:date="2024-04-26T16:46:33Z">
              <w:r>
                <w:rPr/>
                <w:t>reassurance</w:t>
              </w:r>
            </w:ins>
            <w:ins w:id="223" w:author="Unknown Author" w:date="2024-04-26T16:46:33Z">
              <w:r>
                <w:rPr/>
                <w:t xml:space="preserve"> for elderly or </w:t>
              </w:r>
            </w:ins>
            <w:ins w:id="224" w:author="Unknown Author" w:date="2024-04-26T16:46:33Z">
              <w:r>
                <w:rPr/>
                <w:t>other</w:t>
              </w:r>
            </w:ins>
            <w:ins w:id="225" w:author="Unknown Author" w:date="2024-04-26T16:46:33Z">
              <w:r>
                <w:rPr/>
                <w:t xml:space="preserve"> vulnerable </w:t>
              </w:r>
            </w:ins>
            <w:ins w:id="226" w:author="Unknown Author" w:date="2024-04-26T16:46:33Z">
              <w:r>
                <w:rPr/>
                <w:t>people</w:t>
              </w:r>
            </w:ins>
            <w:ins w:id="227" w:author="Unknown Author" w:date="2024-04-26T16:46:33Z">
              <w:r>
                <w:rPr/>
                <w:t>.</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360"/>
              <w:rPr>
                <w:ins w:id="230" w:author="Unknown Author" w:date="2024-04-26T16:46:33Z"/>
              </w:rPr>
            </w:pPr>
            <w:ins w:id="229" w:author="Unknown Author" w:date="2024-04-26T16:46:33Z">
              <w:r>
                <w:rPr/>
              </w:r>
            </w:ins>
          </w:p>
        </w:tc>
      </w:tr>
    </w:tbl>
    <w:p>
      <w:pPr>
        <w:pStyle w:val="Heading3"/>
        <w:rPr>
          <w:ins w:id="232" w:author="Unknown Author" w:date="2024-04-26T16:46:33Z"/>
        </w:rPr>
      </w:pPr>
      <w:ins w:id="231" w:author="Unknown Author" w:date="2024-04-26T16:46:33Z">
        <w:bookmarkStart w:id="19" w:name="_ouaxvhcl703l"/>
        <w:bookmarkEnd w:id="19"/>
        <w:r>
          <w:rPr>
            <w:b/>
          </w:rPr>
          <w:t>7. Take Informed Action</w:t>
        </w:r>
      </w:ins>
    </w:p>
    <w:p>
      <w:pPr>
        <w:pStyle w:val="Normal1"/>
        <w:rPr>
          <w:b/>
          <w:ins w:id="234" w:author="Unknown Author" w:date="2024-04-26T16:46:33Z"/>
        </w:rPr>
      </w:pPr>
      <w:ins w:id="233" w:author="Unknown Author" w:date="2024-04-26T16:46:33Z">
        <w:r>
          <w:rPr>
            <w:b/>
          </w:rPr>
          <w:t>Having gone through this Critical Analysis exercise, what would you change about your system and why?</w:t>
        </w:r>
      </w:ins>
    </w:p>
    <w:tbl>
      <w:tblPr>
        <w:tblStyle w:val="Table9"/>
        <w:tblW w:w="9637" w:type="dxa"/>
        <w:jc w:val="left"/>
        <w:tblInd w:w="0" w:type="dxa"/>
        <w:tblLayout w:type="fixed"/>
        <w:tblCellMar>
          <w:top w:w="100" w:type="dxa"/>
          <w:left w:w="100" w:type="dxa"/>
          <w:bottom w:w="100" w:type="dxa"/>
          <w:right w:w="100" w:type="dxa"/>
        </w:tblCellMar>
        <w:tblLook w:val="0600"/>
      </w:tblPr>
      <w:tblGrid>
        <w:gridCol w:w="4818"/>
        <w:gridCol w:w="4818"/>
      </w:tblGrid>
      <w:tr>
        <w:trPr>
          <w:ins w:id="235"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237" w:author="Unknown Author" w:date="2024-04-26T16:46:33Z"/>
              </w:rPr>
            </w:pPr>
            <w:ins w:id="236" w:author="Unknown Author" w:date="2024-04-26T16:46:33Z">
              <w:r>
                <w:rPr/>
                <w:t>Overall System</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239" w:author="Unknown Author" w:date="2024-04-26T16:46:33Z"/>
              </w:rPr>
            </w:pPr>
            <w:ins w:id="238" w:author="Unknown Author" w:date="2024-04-26T16:46:33Z">
              <w:r>
                <w:rPr/>
                <w:t>AI Elements of the system</w:t>
              </w:r>
            </w:ins>
          </w:p>
        </w:tc>
      </w:tr>
      <w:tr>
        <w:trPr>
          <w:ins w:id="240" w:author="Unknown Author" w:date="2024-04-26T16:46:33Z"/>
        </w:trPr>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76"/>
              <w:rPr>
                <w:ins w:id="243" w:author="Unknown Author" w:date="2024-04-26T16:46:33Z"/>
              </w:rPr>
            </w:pPr>
            <w:ins w:id="241" w:author="Unknown Author" w:date="2024-04-26T16:46:33Z">
              <w:r>
                <w:rPr/>
                <w:t xml:space="preserve">1. </w:t>
              </w:r>
            </w:ins>
            <w:ins w:id="242" w:author="Unknown Author" w:date="2024-04-26T16:46:33Z">
              <w:r>
                <w:rPr/>
                <w:t>We would enhance the accessibility of the room monitor, for example, by adding voice controls.</w:t>
              </w:r>
            </w:ins>
          </w:p>
          <w:p>
            <w:pPr>
              <w:pStyle w:val="Normal1"/>
              <w:widowControl w:val="false"/>
              <w:spacing w:lineRule="auto" w:line="276"/>
              <w:rPr>
                <w:ins w:id="246" w:author="Unknown Author" w:date="2024-04-26T16:46:33Z"/>
              </w:rPr>
            </w:pPr>
            <w:ins w:id="244" w:author="Unknown Author" w:date="2024-04-26T16:46:33Z">
              <w:r>
                <w:rPr/>
                <w:t xml:space="preserve">2. </w:t>
              </w:r>
            </w:ins>
            <w:ins w:id="245" w:author="Unknown Author" w:date="2024-04-26T16:46:33Z">
              <w:r>
                <w:rPr/>
                <w:t>We would expand the language and regional options available in our room monitor and mobile app</w:t>
              </w:r>
            </w:ins>
          </w:p>
          <w:p>
            <w:pPr>
              <w:pStyle w:val="Normal1"/>
              <w:widowControl w:val="false"/>
              <w:spacing w:lineRule="auto" w:line="276"/>
              <w:rPr>
                <w:ins w:id="249" w:author="Unknown Author" w:date="2024-04-26T16:46:33Z"/>
              </w:rPr>
            </w:pPr>
            <w:ins w:id="247" w:author="Unknown Author" w:date="2024-04-26T16:46:33Z">
              <w:r>
                <w:rPr/>
                <w:t xml:space="preserve">3. </w:t>
              </w:r>
            </w:ins>
            <w:ins w:id="248" w:author="Unknown Author" w:date="2024-04-26T16:46:33Z">
              <w:r>
                <w:rPr/>
                <w:t>We would make sure the room monitor has appropriate security so that it can’t be exploited as a weak link in a network of devices.</w:t>
              </w:r>
            </w:ins>
          </w:p>
          <w:p>
            <w:pPr>
              <w:pStyle w:val="Normal1"/>
              <w:widowControl w:val="false"/>
              <w:spacing w:lineRule="auto" w:line="276"/>
              <w:rPr>
                <w:ins w:id="252" w:author="Unknown Author" w:date="2024-04-26T16:46:33Z"/>
              </w:rPr>
            </w:pPr>
            <w:ins w:id="250" w:author="Unknown Author" w:date="2024-04-26T16:46:33Z">
              <w:r>
                <w:rPr/>
                <w:t xml:space="preserve">4. </w:t>
              </w:r>
            </w:ins>
            <w:ins w:id="251" w:author="Unknown Author" w:date="2024-04-26T16:46:33Z">
              <w:r>
                <w:rPr/>
                <w:t>We would implement machine learning to be able to predict the future climate or lighting conditions in a room.</w:t>
              </w:r>
            </w:ins>
          </w:p>
          <w:p>
            <w:pPr>
              <w:pStyle w:val="Normal1"/>
              <w:widowControl w:val="false"/>
              <w:spacing w:lineRule="auto" w:line="276"/>
              <w:rPr>
                <w:ins w:id="255" w:author="Unknown Author" w:date="2024-04-26T16:46:33Z"/>
              </w:rPr>
            </w:pPr>
            <w:ins w:id="253" w:author="Unknown Author" w:date="2024-04-26T16:46:33Z">
              <w:r>
                <w:rPr/>
                <w:t xml:space="preserve">5. </w:t>
              </w:r>
            </w:ins>
            <w:ins w:id="254" w:author="Unknown Author" w:date="2024-04-26T16:46:33Z">
              <w:r>
                <w:rPr/>
                <w:t>We would create an online forum where users of the product can contribute with discussions and ideas that we can use to improve the product for them.</w:t>
              </w:r>
            </w:ins>
          </w:p>
          <w:p>
            <w:pPr>
              <w:pStyle w:val="Normal1"/>
              <w:widowControl w:val="false"/>
              <w:spacing w:lineRule="auto" w:line="276"/>
              <w:rPr>
                <w:ins w:id="258" w:author="Unknown Author" w:date="2024-04-26T16:46:33Z"/>
              </w:rPr>
            </w:pPr>
            <w:ins w:id="256" w:author="Unknown Author" w:date="2024-04-26T16:46:33Z">
              <w:r>
                <w:rPr/>
                <w:t xml:space="preserve">6. </w:t>
              </w:r>
            </w:ins>
            <w:ins w:id="257" w:author="Unknown Author" w:date="2024-04-26T16:46:33Z">
              <w:r>
                <w:rPr/>
                <w:t>We would include a physical and digital user manual to help users with setting up, maintaining, and configuring the product.</w:t>
              </w:r>
            </w:ins>
          </w:p>
        </w:tc>
        <w:tc>
          <w:tcPr>
            <w:tcW w:w="4818"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360"/>
              <w:rPr>
                <w:ins w:id="260" w:author="Unknown Author" w:date="2024-04-26T16:46:33Z"/>
              </w:rPr>
            </w:pPr>
            <w:ins w:id="259" w:author="Unknown Author" w:date="2024-04-26T16:46:33Z">
              <w:r>
                <w:rPr/>
              </w:r>
            </w:ins>
          </w:p>
        </w:tc>
      </w:tr>
    </w:tbl>
    <w:p>
      <w:pPr>
        <w:pStyle w:val="Heading3"/>
        <w:rPr>
          <w:b/>
          <w:ins w:id="262" w:author="Unknown Author" w:date="2024-04-26T16:46:33Z"/>
        </w:rPr>
      </w:pPr>
      <w:ins w:id="261" w:author="Unknown Author" w:date="2024-04-26T16:46:33Z">
        <w:r>
          <w:rPr/>
        </w:r>
      </w:ins>
      <w:r>
        <w:br w:type="page"/>
      </w:r>
    </w:p>
    <w:p>
      <w:pPr>
        <w:pStyle w:val="Heading3"/>
        <w:rPr>
          <w:b/>
          <w:ins w:id="264" w:author="Unknown Author" w:date="2024-04-26T16:46:33Z"/>
        </w:rPr>
      </w:pPr>
      <w:ins w:id="263" w:author="Unknown Author" w:date="2024-04-26T16:46:33Z">
        <w:bookmarkStart w:id="20" w:name="_whu8gvf4uwen"/>
        <w:bookmarkEnd w:id="20"/>
        <w:r>
          <w:rPr>
            <w:b/>
          </w:rPr>
          <w:t>8. Draw a refined version of your BN Diagram from Step 1 - taking into account your Critical Analysis in Steps 2-7</w:t>
        </w:r>
      </w:ins>
    </w:p>
    <w:p>
      <w:pPr>
        <w:pStyle w:val="Normal1"/>
        <w:numPr>
          <w:ilvl w:val="0"/>
          <w:numId w:val="1"/>
        </w:numPr>
        <w:spacing w:lineRule="auto" w:line="240"/>
        <w:ind w:hanging="360" w:left="720"/>
        <w:rPr>
          <w:ins w:id="266" w:author="Unknown Author" w:date="2024-04-26T16:46:33Z"/>
        </w:rPr>
      </w:pPr>
      <w:ins w:id="265" w:author="Unknown Author" w:date="2024-04-26T16:46:33Z">
        <w:r>
          <w:rPr/>
          <w:t>Draw the node you are trying to optimise in your system</w:t>
        </w:r>
      </w:ins>
    </w:p>
    <w:p>
      <w:pPr>
        <w:pStyle w:val="Normal1"/>
        <w:numPr>
          <w:ilvl w:val="0"/>
          <w:numId w:val="1"/>
        </w:numPr>
        <w:spacing w:lineRule="auto" w:line="240"/>
        <w:ind w:hanging="360" w:left="720"/>
        <w:rPr>
          <w:ins w:id="268" w:author="Unknown Author" w:date="2024-04-26T16:46:33Z"/>
        </w:rPr>
      </w:pPr>
      <w:ins w:id="267" w:author="Unknown Author" w:date="2024-04-26T16:46:33Z">
        <w:r>
          <w:rPr/>
          <w:t>Draw each node that will influence this dependent variable</w:t>
        </w:r>
      </w:ins>
    </w:p>
    <w:p>
      <w:pPr>
        <w:pStyle w:val="Normal1"/>
        <w:numPr>
          <w:ilvl w:val="0"/>
          <w:numId w:val="1"/>
        </w:numPr>
        <w:spacing w:lineRule="auto" w:line="240"/>
        <w:ind w:hanging="360" w:left="720"/>
        <w:rPr>
          <w:ins w:id="270" w:author="Unknown Author" w:date="2024-04-26T16:46:33Z"/>
        </w:rPr>
      </w:pPr>
      <w:ins w:id="269" w:author="Unknown Author" w:date="2024-04-26T16:46:33Z">
        <w:r>
          <w:rPr/>
          <w:t>Draw edges between nodes that influence each other</w:t>
        </w:r>
      </w:ins>
    </w:p>
    <w:p>
      <w:pPr>
        <w:pStyle w:val="Normal1"/>
        <w:numPr>
          <w:ilvl w:val="0"/>
          <w:numId w:val="1"/>
        </w:numPr>
        <w:spacing w:lineRule="auto" w:line="240"/>
        <w:ind w:hanging="360" w:left="720"/>
        <w:rPr>
          <w:ins w:id="272" w:author="Unknown Author" w:date="2024-04-26T16:46:33Z"/>
        </w:rPr>
      </w:pPr>
      <w:ins w:id="271" w:author="Unknown Author" w:date="2024-04-26T16:46:33Z">
        <w:r>
          <w:rPr/>
          <w:t>Calculate percentages of probabilities for each node (should add up to 100%)</w:t>
        </w:r>
      </w:ins>
    </w:p>
    <w:p>
      <w:pPr>
        <w:pStyle w:val="Heading3"/>
        <w:keepNext w:val="true"/>
        <w:keepLines/>
        <w:spacing w:lineRule="auto" w:line="240" w:before="320" w:after="80"/>
        <w:rPr/>
      </w:pPr>
      <w:ins w:id="273" w:author="Unknown Author" w:date="2024-04-26T16:46:33Z">
        <w:bookmarkStart w:id="21" w:name="_9l0sdvhi5wsi"/>
        <w:bookmarkEnd w:id="21"/>
        <w:r>
          <w:rPr/>
          <w:drawing>
            <wp:inline distT="0" distB="0" distL="0" distR="0">
              <wp:extent cx="2924175" cy="2990850"/>
              <wp:effectExtent l="0" t="0" r="0" b="0"/>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noChangeArrowheads="1"/>
                      </pic:cNvPicPr>
                    </pic:nvPicPr>
                    <pic:blipFill>
                      <a:blip r:embed="rId13"/>
                      <a:stretch>
                        <a:fillRect/>
                      </a:stretch>
                    </pic:blipFill>
                    <pic:spPr bwMode="auto">
                      <a:xfrm>
                        <a:off x="0" y="0"/>
                        <a:ext cx="2924175" cy="2990850"/>
                      </a:xfrm>
                      <a:prstGeom prst="rect">
                        <a:avLst/>
                      </a:prstGeom>
                    </pic:spPr>
                  </pic:pic>
                </a:graphicData>
              </a:graphic>
            </wp:inline>
          </w:drawing>
        </w:r>
      </w:ins>
    </w:p>
    <w:p>
      <w:pPr>
        <w:pStyle w:val="Normal"/>
        <w:rPr/>
      </w:pPr>
      <w:r>
        <w:rPr/>
      </w:r>
      <w:r>
        <w:br w:type="page"/>
      </w:r>
    </w:p>
    <w:p>
      <w:pPr>
        <w:pStyle w:val="Heading2"/>
        <w:numPr>
          <w:ilvl w:val="0"/>
          <w:numId w:val="0"/>
        </w:numPr>
        <w:spacing w:before="0" w:after="0"/>
        <w:ind w:hanging="0" w:left="0"/>
        <w:rPr/>
      </w:pPr>
      <w:bookmarkStart w:id="22" w:name="_Toc1008682176"/>
      <w:r>
        <w:rPr/>
        <w:t>4. Ethics Risk Analysis of the future of your Application</w:t>
      </w:r>
      <w:bookmarkEnd w:id="22"/>
    </w:p>
    <w:p>
      <w:pPr>
        <w:pStyle w:val="Normal"/>
        <w:spacing w:lineRule="auto" w:line="240" w:before="40" w:after="0"/>
        <w:rPr>
          <w:rFonts w:ascii="Calibri" w:hAnsi="Calibri" w:eastAsia="Calibri" w:cs="Calibri"/>
        </w:rPr>
      </w:pPr>
      <w:r>
        <w:rPr>
          <w:rFonts w:eastAsia="Calibri" w:cs="Calibri"/>
        </w:rPr>
        <w:t xml:space="preserve">Use the </w:t>
      </w:r>
      <w:hyperlink r:id="rId14">
        <w:r>
          <w:rPr>
            <w:rStyle w:val="Hyperlink"/>
            <w:rFonts w:eastAsia="Calibri" w:cs="Calibri"/>
          </w:rPr>
          <w:t>Ethical OS</w:t>
        </w:r>
      </w:hyperlink>
      <w:r>
        <w:rPr>
          <w:rFonts w:eastAsia="Calibri" w:cs="Calibri"/>
        </w:rPr>
        <w:t xml:space="preserve"> to evaluate whether your project poses future risks, by scoring your project for likelihood and impact in each Risk Zone e.g.</w:t>
      </w:r>
    </w:p>
    <w:tbl>
      <w:tblPr>
        <w:tblStyle w:val="TableGrid"/>
        <w:tblW w:w="1131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1550"/>
        <w:gridCol w:w="2517"/>
        <w:gridCol w:w="1200"/>
        <w:gridCol w:w="1233"/>
        <w:gridCol w:w="781"/>
        <w:gridCol w:w="4028"/>
      </w:tblGrid>
      <w:tr>
        <w:trPr>
          <w:trHeight w:val="300" w:hRule="atLeast"/>
        </w:trPr>
        <w:tc>
          <w:tcPr>
            <w:tcW w:w="11309" w:type="dxa"/>
            <w:gridSpan w:val="6"/>
            <w:tcBorders/>
          </w:tcPr>
          <w:p>
            <w:pPr>
              <w:pStyle w:val="Normal"/>
              <w:widowControl/>
              <w:suppressAutoHyphens w:val="true"/>
              <w:spacing w:lineRule="auto" w:line="240" w:before="0" w:after="0"/>
              <w:jc w:val="left"/>
              <w:rPr>
                <w:rFonts w:ascii="Calibri" w:hAnsi="Calibri" w:eastAsia="Calibri" w:cs="Calibri"/>
              </w:rPr>
            </w:pPr>
            <w:r>
              <w:rPr>
                <w:rFonts w:eastAsia="Calibri" w:cs="Arial"/>
                <w:kern w:val="0"/>
                <w:sz w:val="22"/>
                <w:szCs w:val="22"/>
                <w:lang w:val="en-US" w:eastAsia="en-US" w:bidi="ar-SA"/>
              </w:rPr>
              <w:br/>
            </w:r>
            <w:r>
              <w:rPr>
                <w:rFonts w:eastAsia="Calibri" w:cs="Calibri"/>
                <w:kern w:val="0"/>
                <w:sz w:val="22"/>
                <w:szCs w:val="22"/>
                <w:lang w:val="en-US" w:eastAsia="en-US" w:bidi="ar-SA"/>
              </w:rPr>
              <w:t>Project Name</w:t>
            </w:r>
          </w:p>
          <w:p>
            <w:pPr>
              <w:pStyle w:val="Normal"/>
              <w:widowControl/>
              <w:suppressAutoHyphens w:val="true"/>
              <w:spacing w:lineRule="auto" w:line="240" w:before="0" w:after="0"/>
              <w:jc w:val="left"/>
              <w:rPr>
                <w:rFonts w:ascii="Calibri" w:hAnsi="Calibri" w:eastAsia="Calibri" w:cs="Calibri"/>
              </w:rPr>
            </w:pPr>
            <w:r>
              <w:rPr>
                <w:rFonts w:eastAsia="Calibri" w:cs="Calibri"/>
              </w:rPr>
            </w:r>
          </w:p>
        </w:tc>
      </w:tr>
      <w:tr>
        <w:trPr>
          <w:trHeight w:val="300" w:hRule="atLeast"/>
        </w:trPr>
        <w:tc>
          <w:tcPr>
            <w:tcW w:w="1550" w:type="dxa"/>
            <w:tcBorders/>
            <w:shd w:color="auto" w:fill="D9E2F3" w:themeFill="accent1" w:themeFillTint="33" w:val="clear"/>
          </w:tcPr>
          <w:p>
            <w:pPr>
              <w:pStyle w:val="Normal"/>
              <w:widowControl/>
              <w:suppressAutoHyphens w:val="true"/>
              <w:spacing w:lineRule="auto" w:line="240" w:before="0" w:after="0"/>
              <w:jc w:val="left"/>
              <w:rPr>
                <w:rFonts w:ascii="Calibri" w:hAnsi="Calibri" w:eastAsia="Calibri" w:cs="Calibri"/>
                <w:b/>
                <w:bCs/>
              </w:rPr>
            </w:pPr>
            <w:r>
              <w:rPr>
                <w:rFonts w:eastAsia="Calibri" w:cs="Calibri"/>
                <w:b/>
                <w:bCs/>
                <w:kern w:val="0"/>
                <w:sz w:val="22"/>
                <w:szCs w:val="22"/>
                <w:lang w:val="en-US" w:eastAsia="en-US" w:bidi="ar-SA"/>
              </w:rPr>
              <w:t>Risk Zone</w:t>
            </w:r>
          </w:p>
        </w:tc>
        <w:tc>
          <w:tcPr>
            <w:tcW w:w="2517" w:type="dxa"/>
            <w:tcBorders/>
            <w:shd w:color="auto" w:fill="D9E2F3" w:themeFill="accent1" w:themeFillTint="33" w:val="clear"/>
          </w:tcPr>
          <w:p>
            <w:pPr>
              <w:pStyle w:val="Normal"/>
              <w:widowControl/>
              <w:suppressAutoHyphens w:val="true"/>
              <w:spacing w:lineRule="auto" w:line="240" w:before="0" w:after="0"/>
              <w:jc w:val="center"/>
              <w:rPr>
                <w:rFonts w:ascii="Calibri" w:hAnsi="Calibri" w:eastAsia="Calibri" w:cs="Calibri"/>
                <w:b/>
                <w:bCs/>
              </w:rPr>
            </w:pPr>
            <w:r>
              <w:rPr>
                <w:rFonts w:eastAsia="Calibri" w:cs="Calibri"/>
                <w:b/>
                <w:bCs/>
                <w:kern w:val="0"/>
                <w:sz w:val="22"/>
                <w:szCs w:val="22"/>
                <w:lang w:val="en-US" w:eastAsia="en-US" w:bidi="ar-SA"/>
              </w:rPr>
              <w:t>Risk Descriptions</w:t>
            </w:r>
          </w:p>
        </w:tc>
        <w:tc>
          <w:tcPr>
            <w:tcW w:w="1200" w:type="dxa"/>
            <w:tcBorders/>
            <w:shd w:color="auto" w:fill="D9E2F3" w:themeFill="accent1" w:themeFillTint="33" w:val="clear"/>
          </w:tcPr>
          <w:p>
            <w:pPr>
              <w:pStyle w:val="Normal"/>
              <w:widowControl/>
              <w:suppressAutoHyphens w:val="true"/>
              <w:spacing w:lineRule="auto" w:line="240" w:before="0" w:after="0"/>
              <w:jc w:val="center"/>
              <w:rPr>
                <w:rFonts w:ascii="Calibri" w:hAnsi="Calibri" w:eastAsia="Calibri" w:cs="Calibri"/>
                <w:b/>
                <w:bCs/>
              </w:rPr>
            </w:pPr>
            <w:r>
              <w:rPr>
                <w:rFonts w:eastAsia="Calibri" w:cs="Calibri"/>
                <w:b/>
                <w:bCs/>
                <w:kern w:val="0"/>
                <w:sz w:val="22"/>
                <w:szCs w:val="22"/>
                <w:lang w:val="en-US" w:eastAsia="en-US" w:bidi="ar-SA"/>
              </w:rPr>
              <w:t>Likelihood (Score 1-5)</w:t>
            </w:r>
          </w:p>
        </w:tc>
        <w:tc>
          <w:tcPr>
            <w:tcW w:w="1233" w:type="dxa"/>
            <w:tcBorders/>
            <w:shd w:color="auto" w:fill="D9E2F3" w:themeFill="accent1" w:themeFillTint="33" w:val="clear"/>
          </w:tcPr>
          <w:p>
            <w:pPr>
              <w:pStyle w:val="Normal"/>
              <w:widowControl/>
              <w:suppressAutoHyphens w:val="true"/>
              <w:spacing w:lineRule="auto" w:line="240" w:before="0" w:after="0"/>
              <w:jc w:val="center"/>
              <w:rPr>
                <w:rFonts w:ascii="Calibri" w:hAnsi="Calibri" w:eastAsia="Calibri" w:cs="Calibri"/>
                <w:b/>
                <w:bCs/>
              </w:rPr>
            </w:pPr>
            <w:r>
              <w:rPr>
                <w:rFonts w:eastAsia="Calibri" w:cs="Calibri"/>
                <w:b/>
                <w:bCs/>
                <w:kern w:val="0"/>
                <w:sz w:val="22"/>
                <w:szCs w:val="22"/>
                <w:lang w:val="en-US" w:eastAsia="en-US" w:bidi="ar-SA"/>
              </w:rPr>
              <w:t>Impact (Score 1-5)</w:t>
            </w:r>
          </w:p>
        </w:tc>
        <w:tc>
          <w:tcPr>
            <w:tcW w:w="781" w:type="dxa"/>
            <w:tcBorders/>
            <w:shd w:color="auto" w:fill="D9E2F3" w:themeFill="accent1" w:themeFillTint="33" w:val="clear"/>
          </w:tcPr>
          <w:p>
            <w:pPr>
              <w:pStyle w:val="Normal"/>
              <w:widowControl/>
              <w:suppressAutoHyphens w:val="true"/>
              <w:spacing w:lineRule="auto" w:line="240" w:before="0" w:after="0"/>
              <w:jc w:val="center"/>
              <w:rPr>
                <w:rFonts w:ascii="Calibri" w:hAnsi="Calibri" w:eastAsia="Calibri" w:cs="Calibri"/>
                <w:b/>
                <w:bCs/>
                <w:sz w:val="14"/>
                <w:szCs w:val="14"/>
              </w:rPr>
            </w:pPr>
            <w:r>
              <w:rPr>
                <w:rFonts w:eastAsia="" w:cs="Arial" w:eastAsiaTheme="minorEastAsia"/>
                <w:b/>
                <w:bCs/>
                <w:kern w:val="0"/>
                <w:sz w:val="22"/>
                <w:szCs w:val="22"/>
                <w:lang w:val="en-US" w:eastAsia="en-US" w:bidi="ar-SA"/>
              </w:rPr>
              <w:t>Risk Score</w:t>
            </w:r>
            <w:r>
              <w:rPr>
                <w:rFonts w:eastAsia="Calibri" w:cs="Arial"/>
                <w:kern w:val="0"/>
                <w:sz w:val="22"/>
                <w:szCs w:val="22"/>
                <w:lang w:val="en-US" w:eastAsia="en-US" w:bidi="ar-SA"/>
              </w:rPr>
              <w:br/>
            </w:r>
            <w:r>
              <w:rPr>
                <w:rFonts w:eastAsia="Calibri" w:cs="Calibri"/>
                <w:b/>
                <w:bCs/>
                <w:kern w:val="0"/>
                <w:sz w:val="14"/>
                <w:szCs w:val="14"/>
                <w:lang w:val="en-US" w:eastAsia="en-US" w:bidi="ar-SA"/>
              </w:rPr>
              <w:t>Likelihood x Impact</w:t>
            </w:r>
          </w:p>
        </w:tc>
        <w:tc>
          <w:tcPr>
            <w:tcW w:w="4028" w:type="dxa"/>
            <w:tcBorders/>
            <w:shd w:color="auto" w:fill="D9E2F3" w:themeFill="accent1" w:themeFillTint="33" w:val="clear"/>
          </w:tcPr>
          <w:p>
            <w:pPr>
              <w:pStyle w:val="Normal"/>
              <w:widowControl/>
              <w:suppressAutoHyphens w:val="true"/>
              <w:spacing w:lineRule="auto" w:line="240" w:before="0" w:after="0"/>
              <w:jc w:val="left"/>
              <w:rPr>
                <w:rFonts w:ascii="Calibri" w:hAnsi="Calibri" w:eastAsia="Calibri" w:cs="Calibri"/>
                <w:b/>
                <w:bCs/>
              </w:rPr>
            </w:pPr>
            <w:r>
              <w:rPr>
                <w:rFonts w:eastAsia="Calibri" w:cs="Calibri"/>
                <w:b/>
                <w:bCs/>
                <w:kern w:val="0"/>
                <w:sz w:val="22"/>
                <w:szCs w:val="22"/>
                <w:lang w:val="en-US" w:eastAsia="en-US" w:bidi="ar-SA"/>
              </w:rPr>
              <w:t>Risk Remediation Actions Required</w:t>
            </w:r>
          </w:p>
        </w:tc>
      </w:tr>
      <w:tr>
        <w:trPr>
          <w:trHeight w:val="300" w:hRule="atLeast"/>
        </w:trPr>
        <w:tc>
          <w:tcPr>
            <w:tcW w:w="1550" w:type="dxa"/>
            <w:tcBorders/>
          </w:tcPr>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Zone 1 - Truth, Disinformation, Propaganda</w:t>
            </w:r>
          </w:p>
        </w:tc>
        <w:tc>
          <w:tcPr>
            <w:tcW w:w="2517" w:type="dxa"/>
            <w:tcBorders/>
          </w:tcPr>
          <w:p>
            <w:pPr>
              <w:pStyle w:val="Normal"/>
              <w:widowControl/>
              <w:suppressAutoHyphens w:val="true"/>
              <w:spacing w:lineRule="auto" w:line="240" w:before="0" w:after="0"/>
              <w:jc w:val="center"/>
              <w:rPr>
                <w:rFonts w:ascii="Calibri" w:hAnsi="Calibri" w:eastAsia="Calibri" w:cs="Calibri"/>
              </w:rPr>
            </w:pPr>
            <w:ins w:id="274" w:author="Unknown Author" w:date="2024-04-25T16:21:34Z">
              <w:r>
                <w:rPr>
                  <w:rFonts w:eastAsia="Calibri" w:cs="Calibri"/>
                  <w:kern w:val="0"/>
                  <w:sz w:val="22"/>
                  <w:szCs w:val="22"/>
                  <w:lang w:val="en-US" w:eastAsia="en-US" w:bidi="ar-SA"/>
                </w:rPr>
                <w:t xml:space="preserve">Unreliable code or sensors could display </w:t>
              </w:r>
            </w:ins>
            <w:del w:id="275" w:author="Unknown Author" w:date="2024-04-25T16:21:42Z">
              <w:r>
                <w:rPr>
                  <w:rFonts w:eastAsia="Calibri" w:cs="Calibri"/>
                  <w:kern w:val="0"/>
                  <w:sz w:val="22"/>
                  <w:szCs w:val="22"/>
                  <w:lang w:val="en-US" w:eastAsia="en-US" w:bidi="ar-SA"/>
                </w:rPr>
                <w:delText>Incorrect</w:delText>
              </w:r>
            </w:del>
            <w:ins w:id="276" w:author="Unknown Author" w:date="2024-04-25T16:21:42Z">
              <w:r>
                <w:rPr>
                  <w:rFonts w:eastAsia="Calibri" w:cs="Calibri"/>
                  <w:kern w:val="0"/>
                  <w:sz w:val="22"/>
                  <w:szCs w:val="22"/>
                  <w:lang w:val="en-US" w:eastAsia="en-US" w:bidi="ar-SA"/>
                </w:rPr>
                <w:t>inaccurate</w:t>
              </w:r>
            </w:ins>
            <w:r>
              <w:rPr>
                <w:rFonts w:eastAsia="Calibri" w:cs="Calibri"/>
                <w:kern w:val="0"/>
                <w:sz w:val="22"/>
                <w:szCs w:val="22"/>
                <w:lang w:val="en-US" w:eastAsia="en-US" w:bidi="ar-SA"/>
              </w:rPr>
              <w:t xml:space="preserve"> information</w:t>
            </w:r>
          </w:p>
        </w:tc>
        <w:tc>
          <w:tcPr>
            <w:tcW w:w="1200" w:type="dxa"/>
            <w:tcBorders/>
          </w:tcPr>
          <w:p>
            <w:pPr>
              <w:pStyle w:val="Normal"/>
              <w:widowControl/>
              <w:suppressAutoHyphens w:val="true"/>
              <w:spacing w:lineRule="auto" w:line="240" w:before="0" w:after="0"/>
              <w:jc w:val="center"/>
              <w:rPr>
                <w:rFonts w:ascii="Calibri" w:hAnsi="Calibri" w:eastAsia="Calibri" w:cs="Calibri"/>
              </w:rPr>
            </w:pPr>
            <w:ins w:id="277" w:author="Mary Loftus" w:date="2024-04-23T11:28:15Z">
              <w:del w:id="278" w:author="Unknown Author" w:date="2024-04-25T16:19:40Z">
                <w:r>
                  <w:rPr>
                    <w:rFonts w:eastAsia="Calibri" w:cs="Calibri"/>
                    <w:kern w:val="0"/>
                    <w:sz w:val="22"/>
                    <w:szCs w:val="22"/>
                    <w:lang w:val="en-US" w:eastAsia="en-US" w:bidi="ar-SA"/>
                  </w:rPr>
                  <w:delText>4</w:delText>
                </w:r>
              </w:del>
            </w:ins>
            <w:ins w:id="279" w:author="Unknown Author" w:date="2024-04-26T12:21:47Z">
              <w:r>
                <w:rPr>
                  <w:rFonts w:eastAsia="Calibri" w:cs="Calibri"/>
                  <w:kern w:val="0"/>
                  <w:sz w:val="22"/>
                  <w:szCs w:val="22"/>
                  <w:lang w:val="en-US" w:eastAsia="en-US" w:bidi="ar-SA"/>
                </w:rPr>
                <w:t>4</w:t>
              </w:r>
            </w:ins>
          </w:p>
        </w:tc>
        <w:tc>
          <w:tcPr>
            <w:tcW w:w="1233" w:type="dxa"/>
            <w:tcBorders/>
          </w:tcPr>
          <w:p>
            <w:pPr>
              <w:pStyle w:val="Normal"/>
              <w:widowControl/>
              <w:suppressAutoHyphens w:val="true"/>
              <w:spacing w:lineRule="auto" w:line="240" w:before="0" w:after="0"/>
              <w:jc w:val="center"/>
              <w:rPr>
                <w:rFonts w:ascii="Calibri" w:hAnsi="Calibri" w:eastAsia="Calibri" w:cs="Calibri"/>
              </w:rPr>
            </w:pPr>
            <w:ins w:id="280" w:author="Mary Loftus" w:date="2024-04-23T11:28:15Z">
              <w:del w:id="281" w:author="Unknown Author" w:date="2024-04-25T16:19:42Z">
                <w:r>
                  <w:rPr>
                    <w:rFonts w:eastAsia="Calibri" w:cs="Calibri"/>
                    <w:kern w:val="0"/>
                    <w:sz w:val="22"/>
                    <w:szCs w:val="22"/>
                    <w:lang w:val="en-US" w:eastAsia="en-US" w:bidi="ar-SA"/>
                  </w:rPr>
                  <w:delText>5</w:delText>
                </w:r>
              </w:del>
            </w:ins>
            <w:ins w:id="282" w:author="Unknown Author" w:date="2024-04-25T16:19:42Z">
              <w:r>
                <w:rPr>
                  <w:rFonts w:eastAsia="Calibri" w:cs="Calibri"/>
                  <w:kern w:val="0"/>
                  <w:sz w:val="22"/>
                  <w:szCs w:val="22"/>
                  <w:lang w:val="en-US" w:eastAsia="en-US" w:bidi="ar-SA"/>
                </w:rPr>
                <w:t>4</w:t>
              </w:r>
            </w:ins>
          </w:p>
        </w:tc>
        <w:tc>
          <w:tcPr>
            <w:tcW w:w="781" w:type="dxa"/>
            <w:tcBorders/>
          </w:tcPr>
          <w:p>
            <w:pPr>
              <w:pStyle w:val="Normal"/>
              <w:widowControl/>
              <w:suppressAutoHyphens w:val="true"/>
              <w:spacing w:lineRule="auto" w:line="240" w:before="0" w:after="0"/>
              <w:jc w:val="center"/>
              <w:rPr>
                <w:rFonts w:ascii="Calibri" w:hAnsi="Calibri" w:eastAsia="Calibri" w:cs="Calibri"/>
              </w:rPr>
            </w:pPr>
            <w:ins w:id="283" w:author="Unknown Author" w:date="2024-04-26T12:21:50Z">
              <w:r>
                <w:rPr>
                  <w:rFonts w:eastAsia="Calibri" w:cs="Calibri"/>
                  <w:kern w:val="0"/>
                  <w:sz w:val="22"/>
                  <w:szCs w:val="22"/>
                  <w:lang w:val="en-US" w:eastAsia="en-US" w:bidi="ar-SA"/>
                </w:rPr>
                <w:t>16</w:t>
              </w:r>
            </w:ins>
          </w:p>
        </w:tc>
        <w:tc>
          <w:tcPr>
            <w:tcW w:w="4028" w:type="dxa"/>
            <w:tcBorders/>
          </w:tcPr>
          <w:p>
            <w:pPr>
              <w:pStyle w:val="Normal"/>
              <w:widowControl/>
              <w:suppressAutoHyphens w:val="true"/>
              <w:spacing w:lineRule="auto" w:line="240" w:before="0" w:after="0"/>
              <w:jc w:val="left"/>
              <w:rPr>
                <w:rFonts w:ascii="Calibri" w:hAnsi="Calibri" w:eastAsia="Calibri" w:cs="Calibri"/>
              </w:rPr>
            </w:pPr>
            <w:ins w:id="284" w:author="Unknown Author" w:date="2024-04-25T16:19:42Z">
              <w:r>
                <w:rPr>
                  <w:rFonts w:eastAsia="Calibri" w:cs="Calibri"/>
                  <w:kern w:val="0"/>
                  <w:sz w:val="22"/>
                  <w:szCs w:val="22"/>
                  <w:lang w:val="en-US" w:eastAsia="en-US" w:bidi="ar-SA"/>
                </w:rPr>
                <w:t>Frequent updates and testing. Replace sensors if faulty.</w:t>
              </w:r>
            </w:ins>
          </w:p>
        </w:tc>
      </w:tr>
      <w:tr>
        <w:trPr>
          <w:trHeight w:val="300" w:hRule="atLeast"/>
        </w:trPr>
        <w:tc>
          <w:tcPr>
            <w:tcW w:w="1550" w:type="dxa"/>
            <w:tcBorders/>
          </w:tcPr>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Zone 2 - Addiction &amp; the Dopamine Economy</w:t>
            </w:r>
          </w:p>
        </w:tc>
        <w:tc>
          <w:tcPr>
            <w:tcW w:w="2517" w:type="dxa"/>
            <w:tcBorders/>
          </w:tcPr>
          <w:p>
            <w:pPr>
              <w:pStyle w:val="Normal"/>
              <w:widowControl/>
              <w:suppressAutoHyphens w:val="true"/>
              <w:spacing w:lineRule="auto" w:line="240" w:before="0" w:after="0"/>
              <w:jc w:val="center"/>
              <w:rPr>
                <w:rFonts w:ascii="Calibri" w:hAnsi="Calibri" w:eastAsia="Calibri" w:cs="Calibri"/>
              </w:rPr>
            </w:pPr>
            <w:ins w:id="285" w:author="Unknown Author" w:date="2024-04-25T16:21:57Z">
              <w:r>
                <w:rPr>
                  <w:rFonts w:eastAsia="Calibri" w:cs="Calibri"/>
                  <w:kern w:val="0"/>
                  <w:sz w:val="22"/>
                  <w:szCs w:val="22"/>
                  <w:lang w:val="en-US" w:eastAsia="en-US" w:bidi="ar-SA"/>
                </w:rPr>
                <w:t>Could develop addiction to clicking the button and receiving feedback via LCD</w:t>
              </w:r>
            </w:ins>
          </w:p>
        </w:tc>
        <w:tc>
          <w:tcPr>
            <w:tcW w:w="1200" w:type="dxa"/>
            <w:tcBorders/>
          </w:tcPr>
          <w:p>
            <w:pPr>
              <w:pStyle w:val="Normal"/>
              <w:widowControl/>
              <w:suppressAutoHyphens w:val="true"/>
              <w:spacing w:lineRule="auto" w:line="240" w:before="0" w:after="0"/>
              <w:jc w:val="center"/>
              <w:rPr>
                <w:rFonts w:ascii="Calibri" w:hAnsi="Calibri" w:eastAsia="Calibri" w:cs="Calibri"/>
              </w:rPr>
            </w:pPr>
            <w:ins w:id="286" w:author="Unknown Author" w:date="2024-04-25T16:21:57Z">
              <w:r>
                <w:rPr>
                  <w:rFonts w:eastAsia="Calibri" w:cs="Calibri"/>
                  <w:kern w:val="0"/>
                  <w:sz w:val="22"/>
                  <w:szCs w:val="22"/>
                  <w:lang w:val="en-US" w:eastAsia="en-US" w:bidi="ar-SA"/>
                </w:rPr>
                <w:t>1</w:t>
              </w:r>
            </w:ins>
          </w:p>
        </w:tc>
        <w:tc>
          <w:tcPr>
            <w:tcW w:w="1233" w:type="dxa"/>
            <w:tcBorders/>
          </w:tcPr>
          <w:p>
            <w:pPr>
              <w:pStyle w:val="Normal"/>
              <w:widowControl/>
              <w:suppressAutoHyphens w:val="true"/>
              <w:spacing w:lineRule="auto" w:line="240" w:before="0" w:after="0"/>
              <w:jc w:val="center"/>
              <w:rPr>
                <w:rFonts w:ascii="Calibri" w:hAnsi="Calibri" w:eastAsia="Calibri" w:cs="Calibri"/>
              </w:rPr>
            </w:pPr>
            <w:ins w:id="287" w:author="Unknown Author" w:date="2024-04-25T16:21:57Z">
              <w:r>
                <w:rPr>
                  <w:rFonts w:eastAsia="Calibri" w:cs="Calibri"/>
                  <w:kern w:val="0"/>
                  <w:sz w:val="22"/>
                  <w:szCs w:val="22"/>
                  <w:lang w:val="en-US" w:eastAsia="en-US" w:bidi="ar-SA"/>
                </w:rPr>
                <w:t>2</w:t>
              </w:r>
            </w:ins>
          </w:p>
        </w:tc>
        <w:tc>
          <w:tcPr>
            <w:tcW w:w="781" w:type="dxa"/>
            <w:tcBorders/>
          </w:tcPr>
          <w:p>
            <w:pPr>
              <w:pStyle w:val="Normal"/>
              <w:widowControl/>
              <w:suppressAutoHyphens w:val="true"/>
              <w:spacing w:lineRule="auto" w:line="240" w:before="0" w:after="0"/>
              <w:jc w:val="center"/>
              <w:rPr>
                <w:rFonts w:ascii="Calibri" w:hAnsi="Calibri" w:eastAsia="Calibri" w:cs="Calibri"/>
              </w:rPr>
            </w:pPr>
            <w:ins w:id="288" w:author="Unknown Author" w:date="2024-04-25T16:21:57Z">
              <w:r>
                <w:rPr>
                  <w:rFonts w:eastAsia="Calibri" w:cs="Calibri"/>
                  <w:kern w:val="0"/>
                  <w:sz w:val="22"/>
                  <w:szCs w:val="22"/>
                  <w:lang w:val="en-US" w:eastAsia="en-US" w:bidi="ar-SA"/>
                </w:rPr>
                <w:t>2</w:t>
              </w:r>
            </w:ins>
          </w:p>
        </w:tc>
        <w:tc>
          <w:tcPr>
            <w:tcW w:w="4028" w:type="dxa"/>
            <w:tcBorders/>
          </w:tcPr>
          <w:p>
            <w:pPr>
              <w:pStyle w:val="Normal"/>
              <w:widowControl/>
              <w:suppressAutoHyphens w:val="true"/>
              <w:spacing w:lineRule="auto" w:line="240" w:before="0" w:after="0"/>
              <w:jc w:val="left"/>
              <w:rPr>
                <w:rFonts w:ascii="Calibri" w:hAnsi="Calibri" w:eastAsia="Calibri" w:cs="Calibri"/>
              </w:rPr>
            </w:pPr>
            <w:ins w:id="289" w:author="Unknown Author" w:date="2024-04-25T16:23:27Z">
              <w:r>
                <w:rPr>
                  <w:rFonts w:eastAsia="Calibri" w:cs="Calibri"/>
                  <w:kern w:val="0"/>
                  <w:sz w:val="22"/>
                  <w:szCs w:val="22"/>
                  <w:lang w:val="en-US" w:eastAsia="en-US" w:bidi="ar-SA"/>
                </w:rPr>
                <w:t xml:space="preserve">Implement cool down for if the button is pressed too many times in a short period of time. This will help prevent </w:t>
              </w:r>
            </w:ins>
            <w:ins w:id="290" w:author="Unknown Author" w:date="2024-04-25T16:24:32Z">
              <w:r>
                <w:rPr>
                  <w:rFonts w:eastAsia="Calibri" w:cs="Calibri"/>
                  <w:kern w:val="0"/>
                  <w:sz w:val="22"/>
                  <w:szCs w:val="22"/>
                  <w:lang w:val="en-US" w:eastAsia="en-US" w:bidi="ar-SA"/>
                </w:rPr>
                <w:t>the user from receiving a surplus of dopamine from pressing the button.</w:t>
              </w:r>
            </w:ins>
          </w:p>
        </w:tc>
      </w:tr>
      <w:tr>
        <w:trPr>
          <w:trHeight w:val="300" w:hRule="atLeast"/>
        </w:trPr>
        <w:tc>
          <w:tcPr>
            <w:tcW w:w="1550" w:type="dxa"/>
            <w:tcBorders/>
          </w:tcPr>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Zone 3 - Economic &amp; Asset Inequalities</w:t>
            </w:r>
          </w:p>
        </w:tc>
        <w:tc>
          <w:tcPr>
            <w:tcW w:w="2517" w:type="dxa"/>
            <w:tcBorders/>
          </w:tcPr>
          <w:p>
            <w:pPr>
              <w:pStyle w:val="Normal"/>
              <w:widowControl/>
              <w:suppressAutoHyphens w:val="true"/>
              <w:spacing w:lineRule="auto" w:line="240" w:before="0" w:after="0"/>
              <w:jc w:val="center"/>
              <w:rPr>
                <w:rFonts w:ascii="Calibri" w:hAnsi="Calibri" w:eastAsia="Calibri" w:cs="Calibri"/>
              </w:rPr>
            </w:pPr>
            <w:ins w:id="291" w:author="Unknown Author" w:date="2024-04-25T16:29:16Z">
              <w:r>
                <w:rPr>
                  <w:rFonts w:eastAsia="Calibri" w:cs="Calibri"/>
                  <w:kern w:val="0"/>
                  <w:sz w:val="22"/>
                  <w:szCs w:val="22"/>
                  <w:lang w:val="en-US" w:eastAsia="en-US" w:bidi="ar-SA"/>
                </w:rPr>
                <w:t>The manufacturers of our parts could be underpaid and/or in poor conditions</w:t>
              </w:r>
            </w:ins>
          </w:p>
        </w:tc>
        <w:tc>
          <w:tcPr>
            <w:tcW w:w="1200" w:type="dxa"/>
            <w:tcBorders/>
          </w:tcPr>
          <w:p>
            <w:pPr>
              <w:pStyle w:val="Normal"/>
              <w:widowControl/>
              <w:suppressAutoHyphens w:val="true"/>
              <w:spacing w:lineRule="auto" w:line="240" w:before="0" w:after="0"/>
              <w:jc w:val="center"/>
              <w:rPr>
                <w:rFonts w:ascii="Calibri" w:hAnsi="Calibri" w:eastAsia="Calibri" w:cs="Calibri"/>
              </w:rPr>
            </w:pPr>
            <w:ins w:id="292" w:author="Unknown Author" w:date="2024-04-25T16:29:16Z">
              <w:r>
                <w:rPr>
                  <w:rFonts w:eastAsia="Calibri" w:cs="Calibri"/>
                  <w:kern w:val="0"/>
                  <w:sz w:val="22"/>
                  <w:szCs w:val="22"/>
                  <w:lang w:val="en-US" w:eastAsia="en-US" w:bidi="ar-SA"/>
                </w:rPr>
                <w:t>3</w:t>
              </w:r>
            </w:ins>
          </w:p>
        </w:tc>
        <w:tc>
          <w:tcPr>
            <w:tcW w:w="1233" w:type="dxa"/>
            <w:tcBorders/>
          </w:tcPr>
          <w:p>
            <w:pPr>
              <w:pStyle w:val="Normal"/>
              <w:widowControl/>
              <w:suppressAutoHyphens w:val="true"/>
              <w:spacing w:lineRule="auto" w:line="240" w:before="0" w:after="0"/>
              <w:jc w:val="center"/>
              <w:rPr>
                <w:rFonts w:ascii="Calibri" w:hAnsi="Calibri" w:eastAsia="Calibri" w:cs="Calibri"/>
              </w:rPr>
            </w:pPr>
            <w:ins w:id="293" w:author="Unknown Author" w:date="2024-04-25T16:29:16Z">
              <w:r>
                <w:rPr>
                  <w:rFonts w:eastAsia="Calibri" w:cs="Calibri"/>
                  <w:kern w:val="0"/>
                  <w:sz w:val="22"/>
                  <w:szCs w:val="22"/>
                  <w:lang w:val="en-US" w:eastAsia="en-US" w:bidi="ar-SA"/>
                </w:rPr>
                <w:t>3</w:t>
              </w:r>
            </w:ins>
          </w:p>
        </w:tc>
        <w:tc>
          <w:tcPr>
            <w:tcW w:w="781" w:type="dxa"/>
            <w:tcBorders/>
          </w:tcPr>
          <w:p>
            <w:pPr>
              <w:pStyle w:val="Normal"/>
              <w:widowControl/>
              <w:suppressAutoHyphens w:val="true"/>
              <w:spacing w:lineRule="auto" w:line="240" w:before="0" w:after="0"/>
              <w:jc w:val="center"/>
              <w:rPr>
                <w:rFonts w:ascii="Calibri" w:hAnsi="Calibri" w:eastAsia="Calibri" w:cs="Calibri"/>
              </w:rPr>
            </w:pPr>
            <w:ins w:id="294" w:author="Unknown Author" w:date="2024-04-25T16:29:16Z">
              <w:r>
                <w:rPr>
                  <w:rFonts w:eastAsia="Calibri" w:cs="Calibri"/>
                  <w:kern w:val="0"/>
                  <w:sz w:val="22"/>
                  <w:szCs w:val="22"/>
                  <w:lang w:val="en-US" w:eastAsia="en-US" w:bidi="ar-SA"/>
                </w:rPr>
                <w:t>9</w:t>
              </w:r>
            </w:ins>
          </w:p>
        </w:tc>
        <w:tc>
          <w:tcPr>
            <w:tcW w:w="4028" w:type="dxa"/>
            <w:tcBorders/>
          </w:tcPr>
          <w:p>
            <w:pPr>
              <w:pStyle w:val="Normal"/>
              <w:widowControl/>
              <w:suppressAutoHyphens w:val="true"/>
              <w:spacing w:lineRule="auto" w:line="240" w:before="0" w:after="0"/>
              <w:jc w:val="left"/>
              <w:rPr>
                <w:rFonts w:ascii="Calibri" w:hAnsi="Calibri" w:eastAsia="Calibri" w:cs="Calibri"/>
              </w:rPr>
            </w:pPr>
            <w:ins w:id="295" w:author="Unknown Author" w:date="2024-04-25T16:29:16Z">
              <w:r>
                <w:rPr>
                  <w:rFonts w:eastAsia="Calibri" w:cs="Calibri"/>
                  <w:kern w:val="0"/>
                  <w:sz w:val="22"/>
                  <w:szCs w:val="22"/>
                  <w:lang w:val="en-US" w:eastAsia="en-US" w:bidi="ar-SA"/>
                </w:rPr>
                <w:t>Verify the manufacturers of our products to see if the conditions of labour are ethical.</w:t>
              </w:r>
            </w:ins>
          </w:p>
        </w:tc>
      </w:tr>
      <w:tr>
        <w:trPr>
          <w:trHeight w:val="300" w:hRule="atLeast"/>
        </w:trPr>
        <w:tc>
          <w:tcPr>
            <w:tcW w:w="1550" w:type="dxa"/>
            <w:tcBorders/>
          </w:tcPr>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Zone 4 - Machine Ethics &amp;</w:t>
            </w:r>
          </w:p>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2"/>
                <w:szCs w:val="22"/>
                <w:lang w:val="en-US" w:eastAsia="en-US" w:bidi="ar-SA"/>
              </w:rPr>
              <w:t>Algorithmic Biases</w:t>
            </w:r>
          </w:p>
        </w:tc>
        <w:tc>
          <w:tcPr>
            <w:tcW w:w="2517" w:type="dxa"/>
            <w:tcBorders/>
          </w:tcPr>
          <w:p>
            <w:pPr>
              <w:pStyle w:val="Normal"/>
              <w:widowControl/>
              <w:suppressAutoHyphens w:val="true"/>
              <w:spacing w:lineRule="auto" w:line="240" w:before="0" w:after="0"/>
              <w:jc w:val="center"/>
              <w:rPr>
                <w:rFonts w:ascii="Calibri" w:hAnsi="Calibri" w:eastAsia="Calibri" w:cs="Calibri"/>
              </w:rPr>
            </w:pPr>
            <w:ins w:id="296" w:author="Unknown Author" w:date="2024-04-25T16:32:38Z">
              <w:r>
                <w:rPr>
                  <w:rFonts w:eastAsia="Calibri" w:cs="Calibri"/>
                  <w:kern w:val="0"/>
                  <w:sz w:val="22"/>
                  <w:szCs w:val="22"/>
                  <w:lang w:val="en-US" w:eastAsia="en-US" w:bidi="ar-SA"/>
                </w:rPr>
                <w:t>Historical climate data could be used to make predictions about the future, but this cannot be relied on to be accurate</w:t>
              </w:r>
            </w:ins>
          </w:p>
        </w:tc>
        <w:tc>
          <w:tcPr>
            <w:tcW w:w="1200" w:type="dxa"/>
            <w:tcBorders/>
          </w:tcPr>
          <w:p>
            <w:pPr>
              <w:pStyle w:val="Normal"/>
              <w:widowControl/>
              <w:suppressAutoHyphens w:val="true"/>
              <w:spacing w:lineRule="auto" w:line="240" w:before="0" w:after="0"/>
              <w:jc w:val="center"/>
              <w:rPr>
                <w:rFonts w:ascii="Calibri" w:hAnsi="Calibri" w:eastAsia="Calibri" w:cs="Calibri"/>
              </w:rPr>
            </w:pPr>
            <w:ins w:id="297" w:author="Unknown Author" w:date="2024-04-25T16:34:54Z">
              <w:r>
                <w:rPr>
                  <w:rFonts w:eastAsia="Calibri" w:cs="Calibri"/>
                  <w:kern w:val="0"/>
                  <w:sz w:val="22"/>
                  <w:szCs w:val="22"/>
                  <w:lang w:val="en-US" w:eastAsia="en-US" w:bidi="ar-SA"/>
                </w:rPr>
                <w:t>4</w:t>
              </w:r>
            </w:ins>
          </w:p>
        </w:tc>
        <w:tc>
          <w:tcPr>
            <w:tcW w:w="1233" w:type="dxa"/>
            <w:tcBorders/>
          </w:tcPr>
          <w:p>
            <w:pPr>
              <w:pStyle w:val="Normal"/>
              <w:widowControl/>
              <w:suppressAutoHyphens w:val="true"/>
              <w:spacing w:lineRule="auto" w:line="240" w:before="0" w:after="0"/>
              <w:jc w:val="center"/>
              <w:rPr>
                <w:rFonts w:ascii="Calibri" w:hAnsi="Calibri" w:eastAsia="Calibri" w:cs="Calibri"/>
              </w:rPr>
            </w:pPr>
            <w:ins w:id="298" w:author="Unknown Author" w:date="2024-04-25T16:33:01Z">
              <w:r>
                <w:rPr>
                  <w:rFonts w:eastAsia="Calibri" w:cs="Calibri"/>
                  <w:kern w:val="0"/>
                  <w:sz w:val="22"/>
                  <w:szCs w:val="22"/>
                  <w:lang w:val="en-US" w:eastAsia="en-US" w:bidi="ar-SA"/>
                </w:rPr>
                <w:t>4</w:t>
              </w:r>
            </w:ins>
          </w:p>
        </w:tc>
        <w:tc>
          <w:tcPr>
            <w:tcW w:w="781" w:type="dxa"/>
            <w:tcBorders/>
          </w:tcPr>
          <w:p>
            <w:pPr>
              <w:pStyle w:val="Normal"/>
              <w:widowControl/>
              <w:suppressAutoHyphens w:val="true"/>
              <w:spacing w:lineRule="auto" w:line="240" w:before="0" w:after="0"/>
              <w:jc w:val="center"/>
              <w:rPr>
                <w:rFonts w:ascii="Calibri" w:hAnsi="Calibri" w:eastAsia="Calibri" w:cs="Calibri"/>
              </w:rPr>
            </w:pPr>
            <w:ins w:id="299" w:author="Unknown Author" w:date="2024-04-25T16:33:01Z">
              <w:r>
                <w:rPr>
                  <w:rFonts w:eastAsia="Calibri" w:cs="Calibri"/>
                  <w:kern w:val="0"/>
                  <w:sz w:val="22"/>
                  <w:szCs w:val="22"/>
                  <w:lang w:val="en-US" w:eastAsia="en-US" w:bidi="ar-SA"/>
                </w:rPr>
                <w:t>1</w:t>
              </w:r>
            </w:ins>
            <w:ins w:id="300" w:author="Unknown Author" w:date="2024-04-25T16:34:55Z">
              <w:r>
                <w:rPr>
                  <w:rFonts w:eastAsia="Calibri" w:cs="Calibri"/>
                  <w:kern w:val="0"/>
                  <w:sz w:val="22"/>
                  <w:szCs w:val="22"/>
                  <w:lang w:val="en-US" w:eastAsia="en-US" w:bidi="ar-SA"/>
                </w:rPr>
                <w:t>6</w:t>
              </w:r>
            </w:ins>
          </w:p>
        </w:tc>
        <w:tc>
          <w:tcPr>
            <w:tcW w:w="4028" w:type="dxa"/>
            <w:tcBorders/>
          </w:tcPr>
          <w:p>
            <w:pPr>
              <w:pStyle w:val="Normal"/>
              <w:widowControl/>
              <w:suppressAutoHyphens w:val="true"/>
              <w:spacing w:lineRule="auto" w:line="240" w:before="0" w:after="0"/>
              <w:jc w:val="left"/>
              <w:rPr>
                <w:rFonts w:ascii="Calibri" w:hAnsi="Calibri" w:eastAsia="Calibri" w:cs="Calibri"/>
              </w:rPr>
            </w:pPr>
            <w:ins w:id="301" w:author="Unknown Author" w:date="2024-04-25T16:33:26Z">
              <w:r>
                <w:rPr>
                  <w:rFonts w:eastAsia="Calibri" w:cs="Calibri"/>
                  <w:kern w:val="0"/>
                  <w:sz w:val="22"/>
                  <w:szCs w:val="22"/>
                  <w:lang w:val="en-US" w:eastAsia="en-US" w:bidi="ar-SA"/>
                </w:rPr>
                <w:t>Make sure all factors are taken into account when making climate predictions. Judging the temperature of the next day based on one day can’t be relied on, but the average temperature of each m</w:t>
              </w:r>
            </w:ins>
            <w:ins w:id="302" w:author="Unknown Author" w:date="2024-04-25T16:34:27Z">
              <w:r>
                <w:rPr>
                  <w:rFonts w:eastAsia="Calibri" w:cs="Calibri"/>
                  <w:kern w:val="0"/>
                  <w:sz w:val="22"/>
                  <w:szCs w:val="22"/>
                  <w:lang w:val="en-US" w:eastAsia="en-US" w:bidi="ar-SA"/>
                </w:rPr>
                <w:t>onth could be predicted with a year’s of data.</w:t>
              </w:r>
            </w:ins>
          </w:p>
        </w:tc>
      </w:tr>
      <w:tr>
        <w:trPr>
          <w:trHeight w:val="300" w:hRule="atLeast"/>
        </w:trPr>
        <w:tc>
          <w:tcPr>
            <w:tcW w:w="1550" w:type="dxa"/>
            <w:tcBorders/>
          </w:tcPr>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Zone 5 - Surveillance State</w:t>
            </w:r>
          </w:p>
        </w:tc>
        <w:tc>
          <w:tcPr>
            <w:tcW w:w="2517" w:type="dxa"/>
            <w:tcBorders/>
          </w:tcPr>
          <w:p>
            <w:pPr>
              <w:pStyle w:val="Normal"/>
              <w:widowControl/>
              <w:suppressAutoHyphens w:val="true"/>
              <w:spacing w:lineRule="auto" w:line="240" w:before="0" w:after="0"/>
              <w:jc w:val="center"/>
              <w:rPr>
                <w:rFonts w:ascii="Calibri" w:hAnsi="Calibri" w:eastAsia="Calibri" w:cs="Calibri"/>
              </w:rPr>
            </w:pPr>
            <w:ins w:id="303" w:author="Unknown Author" w:date="2024-04-25T16:44:58Z">
              <w:r>
                <w:rPr>
                  <w:rFonts w:eastAsia="Calibri" w:cs="Calibri"/>
                  <w:kern w:val="0"/>
                  <w:sz w:val="22"/>
                  <w:szCs w:val="22"/>
                  <w:lang w:val="en-US" w:eastAsia="en-US" w:bidi="ar-SA"/>
                </w:rPr>
                <w:t>The users might not trust that the product isn’t watching or listening to them in some way.</w:t>
              </w:r>
            </w:ins>
          </w:p>
        </w:tc>
        <w:tc>
          <w:tcPr>
            <w:tcW w:w="1200" w:type="dxa"/>
            <w:tcBorders/>
          </w:tcPr>
          <w:p>
            <w:pPr>
              <w:pStyle w:val="Normal"/>
              <w:widowControl/>
              <w:suppressAutoHyphens w:val="true"/>
              <w:spacing w:lineRule="auto" w:line="240" w:before="0" w:after="0"/>
              <w:jc w:val="center"/>
              <w:rPr>
                <w:rFonts w:ascii="Calibri" w:hAnsi="Calibri" w:eastAsia="Calibri" w:cs="Calibri"/>
              </w:rPr>
            </w:pPr>
            <w:ins w:id="304" w:author="Unknown Author" w:date="2024-04-25T16:44:58Z">
              <w:r>
                <w:rPr>
                  <w:rFonts w:eastAsia="Calibri" w:cs="Calibri"/>
                  <w:kern w:val="0"/>
                  <w:sz w:val="22"/>
                  <w:szCs w:val="22"/>
                  <w:lang w:val="en-US" w:eastAsia="en-US" w:bidi="ar-SA"/>
                </w:rPr>
                <w:t>1</w:t>
              </w:r>
            </w:ins>
          </w:p>
        </w:tc>
        <w:tc>
          <w:tcPr>
            <w:tcW w:w="1233" w:type="dxa"/>
            <w:tcBorders/>
          </w:tcPr>
          <w:p>
            <w:pPr>
              <w:pStyle w:val="Normal"/>
              <w:widowControl/>
              <w:suppressAutoHyphens w:val="true"/>
              <w:spacing w:lineRule="auto" w:line="240" w:before="0" w:after="0"/>
              <w:jc w:val="center"/>
              <w:rPr>
                <w:rFonts w:ascii="Calibri" w:hAnsi="Calibri" w:eastAsia="Calibri" w:cs="Calibri"/>
              </w:rPr>
            </w:pPr>
            <w:ins w:id="305" w:author="Unknown Author" w:date="2024-04-25T16:44:58Z">
              <w:r>
                <w:rPr>
                  <w:rFonts w:eastAsia="Calibri" w:cs="Calibri"/>
                  <w:kern w:val="0"/>
                  <w:sz w:val="22"/>
                  <w:szCs w:val="22"/>
                  <w:lang w:val="en-US" w:eastAsia="en-US" w:bidi="ar-SA"/>
                </w:rPr>
                <w:t>5</w:t>
              </w:r>
            </w:ins>
          </w:p>
        </w:tc>
        <w:tc>
          <w:tcPr>
            <w:tcW w:w="781" w:type="dxa"/>
            <w:tcBorders/>
          </w:tcPr>
          <w:p>
            <w:pPr>
              <w:pStyle w:val="Normal"/>
              <w:widowControl/>
              <w:suppressAutoHyphens w:val="true"/>
              <w:spacing w:lineRule="auto" w:line="240" w:before="0" w:after="0"/>
              <w:jc w:val="center"/>
              <w:rPr>
                <w:rFonts w:ascii="Calibri" w:hAnsi="Calibri" w:eastAsia="Calibri" w:cs="Calibri"/>
              </w:rPr>
            </w:pPr>
            <w:ins w:id="306" w:author="Unknown Author" w:date="2024-04-25T16:44:58Z">
              <w:r>
                <w:rPr>
                  <w:rFonts w:eastAsia="Calibri" w:cs="Calibri"/>
                  <w:kern w:val="0"/>
                  <w:sz w:val="22"/>
                  <w:szCs w:val="22"/>
                  <w:lang w:val="en-US" w:eastAsia="en-US" w:bidi="ar-SA"/>
                </w:rPr>
                <w:t>5</w:t>
              </w:r>
            </w:ins>
          </w:p>
        </w:tc>
        <w:tc>
          <w:tcPr>
            <w:tcW w:w="4028" w:type="dxa"/>
            <w:tcBorders/>
          </w:tcPr>
          <w:p>
            <w:pPr>
              <w:pStyle w:val="Normal"/>
              <w:widowControl/>
              <w:suppressAutoHyphens w:val="true"/>
              <w:spacing w:lineRule="auto" w:line="240" w:before="0" w:after="0"/>
              <w:jc w:val="left"/>
              <w:rPr>
                <w:rFonts w:ascii="Calibri" w:hAnsi="Calibri" w:eastAsia="Calibri" w:cs="Calibri"/>
              </w:rPr>
            </w:pPr>
            <w:ins w:id="307" w:author="Unknown Author" w:date="2024-04-25T16:44:58Z">
              <w:r>
                <w:rPr>
                  <w:rFonts w:eastAsia="Calibri" w:cs="Calibri"/>
                  <w:kern w:val="0"/>
                  <w:sz w:val="22"/>
                  <w:szCs w:val="22"/>
                  <w:lang w:val="en-US" w:eastAsia="en-US" w:bidi="ar-SA"/>
                </w:rPr>
                <w:t>Make sure the product is easy to disassemble and examine, and make schematics available online.</w:t>
              </w:r>
            </w:ins>
          </w:p>
        </w:tc>
      </w:tr>
      <w:tr>
        <w:trPr>
          <w:trHeight w:val="300" w:hRule="atLeast"/>
        </w:trPr>
        <w:tc>
          <w:tcPr>
            <w:tcW w:w="1550" w:type="dxa"/>
            <w:tcBorders/>
          </w:tcPr>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Zone 6 - Data Control &amp; Monetization</w:t>
            </w:r>
          </w:p>
        </w:tc>
        <w:tc>
          <w:tcPr>
            <w:tcW w:w="2517" w:type="dxa"/>
            <w:tcBorders/>
          </w:tcPr>
          <w:p>
            <w:pPr>
              <w:pStyle w:val="Normal"/>
              <w:widowControl/>
              <w:suppressAutoHyphens w:val="true"/>
              <w:spacing w:lineRule="auto" w:line="240" w:before="0" w:after="0"/>
              <w:jc w:val="center"/>
              <w:rPr>
                <w:rFonts w:ascii="Calibri" w:hAnsi="Calibri" w:eastAsia="Calibri" w:cs="Calibri"/>
              </w:rPr>
            </w:pPr>
            <w:ins w:id="308" w:author="Unknown Author" w:date="2024-04-25T16:44:11Z">
              <w:r>
                <w:rPr>
                  <w:rFonts w:eastAsia="Calibri" w:cs="Calibri"/>
                  <w:kern w:val="0"/>
                  <w:sz w:val="22"/>
                  <w:szCs w:val="22"/>
                  <w:lang w:val="en-US" w:eastAsia="en-US" w:bidi="ar-SA"/>
                </w:rPr>
                <w:t>The product could collect long-term data about the user’s home which could be used to make assumptions about that person.</w:t>
              </w:r>
            </w:ins>
          </w:p>
        </w:tc>
        <w:tc>
          <w:tcPr>
            <w:tcW w:w="1200" w:type="dxa"/>
            <w:tcBorders/>
          </w:tcPr>
          <w:p>
            <w:pPr>
              <w:pStyle w:val="Normal"/>
              <w:widowControl/>
              <w:suppressAutoHyphens w:val="true"/>
              <w:spacing w:lineRule="auto" w:line="240" w:before="0" w:after="0"/>
              <w:jc w:val="center"/>
              <w:rPr>
                <w:rFonts w:ascii="Calibri" w:hAnsi="Calibri" w:eastAsia="Calibri" w:cs="Calibri"/>
              </w:rPr>
            </w:pPr>
            <w:ins w:id="309" w:author="Unknown Author" w:date="2024-04-25T16:44:11Z">
              <w:r>
                <w:rPr>
                  <w:rFonts w:eastAsia="Calibri" w:cs="Calibri"/>
                  <w:kern w:val="0"/>
                  <w:sz w:val="22"/>
                  <w:szCs w:val="22"/>
                  <w:lang w:val="en-US" w:eastAsia="en-US" w:bidi="ar-SA"/>
                </w:rPr>
                <w:t>4</w:t>
              </w:r>
            </w:ins>
          </w:p>
        </w:tc>
        <w:tc>
          <w:tcPr>
            <w:tcW w:w="1233" w:type="dxa"/>
            <w:tcBorders/>
          </w:tcPr>
          <w:p>
            <w:pPr>
              <w:pStyle w:val="Normal"/>
              <w:widowControl/>
              <w:suppressAutoHyphens w:val="true"/>
              <w:spacing w:lineRule="auto" w:line="240" w:before="0" w:after="0"/>
              <w:jc w:val="center"/>
              <w:rPr>
                <w:rFonts w:ascii="Calibri" w:hAnsi="Calibri" w:eastAsia="Calibri" w:cs="Calibri"/>
              </w:rPr>
            </w:pPr>
            <w:ins w:id="310" w:author="Unknown Author" w:date="2024-04-25T16:44:11Z">
              <w:r>
                <w:rPr>
                  <w:rFonts w:eastAsia="Calibri" w:cs="Calibri"/>
                  <w:kern w:val="0"/>
                  <w:sz w:val="22"/>
                  <w:szCs w:val="22"/>
                  <w:lang w:val="en-US" w:eastAsia="en-US" w:bidi="ar-SA"/>
                </w:rPr>
                <w:t>5</w:t>
              </w:r>
            </w:ins>
          </w:p>
        </w:tc>
        <w:tc>
          <w:tcPr>
            <w:tcW w:w="781" w:type="dxa"/>
            <w:tcBorders/>
          </w:tcPr>
          <w:p>
            <w:pPr>
              <w:pStyle w:val="Normal"/>
              <w:widowControl/>
              <w:suppressAutoHyphens w:val="true"/>
              <w:spacing w:lineRule="auto" w:line="240" w:before="0" w:after="0"/>
              <w:jc w:val="center"/>
              <w:rPr>
                <w:rFonts w:ascii="Calibri" w:hAnsi="Calibri" w:eastAsia="Calibri" w:cs="Calibri"/>
              </w:rPr>
            </w:pPr>
            <w:ins w:id="311" w:author="Unknown Author" w:date="2024-04-25T16:44:11Z">
              <w:r>
                <w:rPr>
                  <w:rFonts w:eastAsia="Calibri" w:cs="Calibri"/>
                  <w:kern w:val="0"/>
                  <w:sz w:val="22"/>
                  <w:szCs w:val="22"/>
                  <w:lang w:val="en-US" w:eastAsia="en-US" w:bidi="ar-SA"/>
                </w:rPr>
                <w:t>20</w:t>
              </w:r>
            </w:ins>
          </w:p>
        </w:tc>
        <w:tc>
          <w:tcPr>
            <w:tcW w:w="4028" w:type="dxa"/>
            <w:tcBorders/>
          </w:tcPr>
          <w:p>
            <w:pPr>
              <w:pStyle w:val="Normal"/>
              <w:widowControl/>
              <w:suppressAutoHyphens w:val="true"/>
              <w:spacing w:lineRule="auto" w:line="240" w:before="0" w:after="0"/>
              <w:jc w:val="left"/>
              <w:rPr>
                <w:rFonts w:ascii="Calibri" w:hAnsi="Calibri" w:eastAsia="Calibri" w:cs="Calibri"/>
              </w:rPr>
            </w:pPr>
            <w:ins w:id="312" w:author="Unknown Author" w:date="2024-04-25T16:44:11Z">
              <w:r>
                <w:rPr>
                  <w:rFonts w:eastAsia="Calibri" w:cs="Calibri"/>
                  <w:kern w:val="0"/>
                  <w:sz w:val="22"/>
                  <w:szCs w:val="22"/>
                  <w:lang w:val="en-US" w:eastAsia="en-US" w:bidi="ar-SA"/>
                </w:rPr>
                <w:t>Data needs to be kept secure from being intercepted or breached by anyone other than the owner of the product. Ensure user is using a secure email and password,</w:t>
              </w:r>
            </w:ins>
          </w:p>
        </w:tc>
      </w:tr>
      <w:tr>
        <w:trPr>
          <w:trHeight w:val="300" w:hRule="atLeast"/>
        </w:trPr>
        <w:tc>
          <w:tcPr>
            <w:tcW w:w="1550" w:type="dxa"/>
            <w:tcBorders/>
          </w:tcPr>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Zone 7 - Implicit Trust &amp;</w:t>
            </w:r>
          </w:p>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2"/>
                <w:szCs w:val="22"/>
                <w:lang w:val="en-US" w:eastAsia="en-US" w:bidi="ar-SA"/>
              </w:rPr>
              <w:t>User Understanding</w:t>
            </w:r>
          </w:p>
        </w:tc>
        <w:tc>
          <w:tcPr>
            <w:tcW w:w="2517" w:type="dxa"/>
            <w:tcBorders/>
          </w:tcPr>
          <w:p>
            <w:pPr>
              <w:pStyle w:val="Normal"/>
              <w:widowControl/>
              <w:suppressAutoHyphens w:val="true"/>
              <w:spacing w:lineRule="auto" w:line="240" w:before="0" w:after="0"/>
              <w:jc w:val="center"/>
              <w:rPr>
                <w:rFonts w:ascii="Calibri" w:hAnsi="Calibri" w:eastAsia="Calibri" w:cs="Calibri"/>
              </w:rPr>
            </w:pPr>
            <w:ins w:id="313" w:author="Unknown Author" w:date="2024-04-25T16:49:30Z">
              <w:r>
                <w:rPr>
                  <w:rFonts w:eastAsia="Calibri" w:cs="Calibri"/>
                  <w:kern w:val="0"/>
                  <w:sz w:val="22"/>
                  <w:szCs w:val="22"/>
                  <w:lang w:val="en-US" w:eastAsia="en-US" w:bidi="ar-SA"/>
                </w:rPr>
                <w:t>The user might not be fully aware of what data the product is storing.</w:t>
              </w:r>
            </w:ins>
          </w:p>
        </w:tc>
        <w:tc>
          <w:tcPr>
            <w:tcW w:w="1200" w:type="dxa"/>
            <w:tcBorders/>
          </w:tcPr>
          <w:p>
            <w:pPr>
              <w:pStyle w:val="Normal"/>
              <w:widowControl/>
              <w:suppressAutoHyphens w:val="true"/>
              <w:spacing w:lineRule="auto" w:line="240" w:before="0" w:after="0"/>
              <w:jc w:val="center"/>
              <w:rPr>
                <w:rFonts w:ascii="Calibri" w:hAnsi="Calibri" w:eastAsia="Calibri" w:cs="Calibri"/>
              </w:rPr>
            </w:pPr>
            <w:ins w:id="314" w:author="Unknown Author" w:date="2024-04-25T16:49:30Z">
              <w:r>
                <w:rPr>
                  <w:rFonts w:eastAsia="Calibri" w:cs="Calibri"/>
                  <w:kern w:val="0"/>
                  <w:sz w:val="22"/>
                  <w:szCs w:val="22"/>
                  <w:lang w:val="en-US" w:eastAsia="en-US" w:bidi="ar-SA"/>
                </w:rPr>
                <w:t>2</w:t>
              </w:r>
            </w:ins>
          </w:p>
        </w:tc>
        <w:tc>
          <w:tcPr>
            <w:tcW w:w="1233" w:type="dxa"/>
            <w:tcBorders/>
          </w:tcPr>
          <w:p>
            <w:pPr>
              <w:pStyle w:val="Normal"/>
              <w:widowControl/>
              <w:suppressAutoHyphens w:val="true"/>
              <w:spacing w:lineRule="auto" w:line="240" w:before="0" w:after="0"/>
              <w:jc w:val="center"/>
              <w:rPr>
                <w:rFonts w:ascii="Calibri" w:hAnsi="Calibri" w:eastAsia="Calibri" w:cs="Calibri"/>
              </w:rPr>
            </w:pPr>
            <w:ins w:id="315" w:author="Unknown Author" w:date="2024-04-25T16:49:30Z">
              <w:r>
                <w:rPr>
                  <w:rFonts w:eastAsia="Calibri" w:cs="Calibri"/>
                  <w:kern w:val="0"/>
                  <w:sz w:val="22"/>
                  <w:szCs w:val="22"/>
                  <w:lang w:val="en-US" w:eastAsia="en-US" w:bidi="ar-SA"/>
                </w:rPr>
                <w:t>3</w:t>
              </w:r>
            </w:ins>
          </w:p>
        </w:tc>
        <w:tc>
          <w:tcPr>
            <w:tcW w:w="781" w:type="dxa"/>
            <w:tcBorders/>
          </w:tcPr>
          <w:p>
            <w:pPr>
              <w:pStyle w:val="Normal"/>
              <w:widowControl/>
              <w:suppressAutoHyphens w:val="true"/>
              <w:spacing w:lineRule="auto" w:line="240" w:before="0" w:after="0"/>
              <w:jc w:val="center"/>
              <w:rPr>
                <w:rFonts w:ascii="Calibri" w:hAnsi="Calibri" w:eastAsia="Calibri" w:cs="Calibri"/>
              </w:rPr>
            </w:pPr>
            <w:ins w:id="316" w:author="Unknown Author" w:date="2024-04-25T16:49:30Z">
              <w:r>
                <w:rPr>
                  <w:rFonts w:eastAsia="Calibri" w:cs="Calibri"/>
                  <w:kern w:val="0"/>
                  <w:sz w:val="22"/>
                  <w:szCs w:val="22"/>
                  <w:lang w:val="en-US" w:eastAsia="en-US" w:bidi="ar-SA"/>
                </w:rPr>
                <w:t>6</w:t>
              </w:r>
            </w:ins>
          </w:p>
        </w:tc>
        <w:tc>
          <w:tcPr>
            <w:tcW w:w="4028" w:type="dxa"/>
            <w:tcBorders/>
          </w:tcPr>
          <w:p>
            <w:pPr>
              <w:pStyle w:val="Normal"/>
              <w:widowControl/>
              <w:suppressAutoHyphens w:val="true"/>
              <w:spacing w:lineRule="auto" w:line="240" w:before="0" w:after="0"/>
              <w:jc w:val="left"/>
              <w:rPr>
                <w:rFonts w:ascii="Calibri" w:hAnsi="Calibri" w:eastAsia="Calibri" w:cs="Calibri"/>
              </w:rPr>
            </w:pPr>
            <w:ins w:id="317" w:author="Unknown Author" w:date="2024-04-25T16:49:30Z">
              <w:r>
                <w:rPr>
                  <w:rFonts w:eastAsia="Calibri" w:cs="Calibri"/>
                  <w:kern w:val="0"/>
                  <w:sz w:val="22"/>
                  <w:szCs w:val="22"/>
                  <w:lang w:val="en-US" w:eastAsia="en-US" w:bidi="ar-SA"/>
                </w:rPr>
                <w:t>Provide a manual that explains how to use the product and manage the information it collects to make sure they are fully aware.</w:t>
              </w:r>
            </w:ins>
          </w:p>
        </w:tc>
      </w:tr>
      <w:tr>
        <w:trPr>
          <w:trHeight w:val="300" w:hRule="atLeast"/>
        </w:trPr>
        <w:tc>
          <w:tcPr>
            <w:tcW w:w="1550" w:type="dxa"/>
            <w:tcBorders/>
          </w:tcPr>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Zone 8 - Hateful &amp;</w:t>
            </w:r>
          </w:p>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2"/>
                <w:szCs w:val="22"/>
                <w:lang w:val="en-US" w:eastAsia="en-US" w:bidi="ar-SA"/>
              </w:rPr>
              <w:t>Criminal Actors</w:t>
            </w:r>
          </w:p>
        </w:tc>
        <w:tc>
          <w:tcPr>
            <w:tcW w:w="2517" w:type="dxa"/>
            <w:tcBorders/>
          </w:tcPr>
          <w:p>
            <w:pPr>
              <w:pStyle w:val="Normal"/>
              <w:widowControl/>
              <w:suppressAutoHyphens w:val="true"/>
              <w:spacing w:lineRule="auto" w:line="240" w:before="0" w:after="0"/>
              <w:jc w:val="center"/>
              <w:rPr>
                <w:rFonts w:ascii="Calibri" w:hAnsi="Calibri" w:eastAsia="Calibri" w:cs="Calibri"/>
              </w:rPr>
            </w:pPr>
            <w:ins w:id="318" w:author="Unknown Author" w:date="2024-04-25T16:51:21Z">
              <w:r>
                <w:rPr>
                  <w:rFonts w:eastAsia="Calibri" w:cs="Calibri"/>
                  <w:kern w:val="0"/>
                  <w:sz w:val="22"/>
                  <w:szCs w:val="22"/>
                  <w:lang w:val="en-US" w:eastAsia="en-US" w:bidi="ar-SA"/>
                </w:rPr>
                <w:t>If our product is controlling elemen</w:t>
              </w:r>
            </w:ins>
            <w:ins w:id="319" w:author="Unknown Author" w:date="2024-04-25T16:52:22Z">
              <w:r>
                <w:rPr>
                  <w:rFonts w:eastAsia="Calibri" w:cs="Calibri"/>
                  <w:kern w:val="0"/>
                  <w:sz w:val="22"/>
                  <w:szCs w:val="22"/>
                  <w:lang w:val="en-US" w:eastAsia="en-US" w:bidi="ar-SA"/>
                </w:rPr>
                <w:t>ts of the household such as lighting or heating, it is at risk of being hacked into.</w:t>
              </w:r>
            </w:ins>
          </w:p>
        </w:tc>
        <w:tc>
          <w:tcPr>
            <w:tcW w:w="1200" w:type="dxa"/>
            <w:tcBorders/>
          </w:tcPr>
          <w:p>
            <w:pPr>
              <w:pStyle w:val="Normal"/>
              <w:widowControl/>
              <w:suppressAutoHyphens w:val="true"/>
              <w:spacing w:lineRule="auto" w:line="240" w:before="0" w:after="0"/>
              <w:jc w:val="center"/>
              <w:rPr>
                <w:rFonts w:ascii="Calibri" w:hAnsi="Calibri" w:eastAsia="Calibri" w:cs="Calibri"/>
              </w:rPr>
            </w:pPr>
            <w:ins w:id="320" w:author="Unknown Author" w:date="2024-04-25T16:53:26Z">
              <w:r>
                <w:rPr>
                  <w:rFonts w:eastAsia="Calibri" w:cs="Calibri"/>
                  <w:kern w:val="0"/>
                  <w:sz w:val="22"/>
                  <w:szCs w:val="22"/>
                  <w:lang w:val="en-US" w:eastAsia="en-US" w:bidi="ar-SA"/>
                </w:rPr>
                <w:t>3</w:t>
              </w:r>
            </w:ins>
          </w:p>
        </w:tc>
        <w:tc>
          <w:tcPr>
            <w:tcW w:w="1233" w:type="dxa"/>
            <w:tcBorders/>
          </w:tcPr>
          <w:p>
            <w:pPr>
              <w:pStyle w:val="Normal"/>
              <w:widowControl/>
              <w:suppressAutoHyphens w:val="true"/>
              <w:spacing w:lineRule="auto" w:line="240" w:before="0" w:after="0"/>
              <w:jc w:val="center"/>
              <w:rPr>
                <w:rFonts w:ascii="Calibri" w:hAnsi="Calibri" w:eastAsia="Calibri" w:cs="Calibri"/>
              </w:rPr>
            </w:pPr>
            <w:ins w:id="321" w:author="Unknown Author" w:date="2024-04-25T16:53:26Z">
              <w:r>
                <w:rPr>
                  <w:rFonts w:eastAsia="Calibri" w:cs="Calibri"/>
                  <w:kern w:val="0"/>
                  <w:sz w:val="22"/>
                  <w:szCs w:val="22"/>
                  <w:lang w:val="en-US" w:eastAsia="en-US" w:bidi="ar-SA"/>
                </w:rPr>
                <w:t>5</w:t>
              </w:r>
            </w:ins>
          </w:p>
        </w:tc>
        <w:tc>
          <w:tcPr>
            <w:tcW w:w="781" w:type="dxa"/>
            <w:tcBorders/>
          </w:tcPr>
          <w:p>
            <w:pPr>
              <w:pStyle w:val="Normal"/>
              <w:widowControl/>
              <w:suppressAutoHyphens w:val="true"/>
              <w:spacing w:lineRule="auto" w:line="240" w:before="0" w:after="0"/>
              <w:jc w:val="center"/>
              <w:rPr>
                <w:rFonts w:ascii="Calibri" w:hAnsi="Calibri" w:eastAsia="Calibri" w:cs="Calibri"/>
              </w:rPr>
            </w:pPr>
            <w:ins w:id="322" w:author="Unknown Author" w:date="2024-04-25T16:53:26Z">
              <w:r>
                <w:rPr>
                  <w:rFonts w:eastAsia="Calibri" w:cs="Calibri"/>
                  <w:kern w:val="0"/>
                  <w:sz w:val="22"/>
                  <w:szCs w:val="22"/>
                  <w:lang w:val="en-US" w:eastAsia="en-US" w:bidi="ar-SA"/>
                </w:rPr>
                <w:t>15</w:t>
              </w:r>
            </w:ins>
          </w:p>
        </w:tc>
        <w:tc>
          <w:tcPr>
            <w:tcW w:w="4028" w:type="dxa"/>
            <w:tcBorders/>
          </w:tcPr>
          <w:p>
            <w:pPr>
              <w:pStyle w:val="Normal"/>
              <w:widowControl/>
              <w:suppressAutoHyphens w:val="true"/>
              <w:spacing w:lineRule="auto" w:line="240" w:before="0" w:after="0"/>
              <w:jc w:val="left"/>
              <w:rPr>
                <w:rFonts w:ascii="Calibri" w:hAnsi="Calibri" w:eastAsia="Calibri" w:cs="Calibri"/>
              </w:rPr>
            </w:pPr>
            <w:ins w:id="323" w:author="Unknown Author" w:date="2024-04-25T16:53:26Z">
              <w:r>
                <w:rPr>
                  <w:rFonts w:eastAsia="Calibri" w:cs="Calibri"/>
                  <w:kern w:val="0"/>
                  <w:sz w:val="22"/>
                  <w:szCs w:val="22"/>
                  <w:lang w:val="en-US" w:eastAsia="en-US" w:bidi="ar-SA"/>
                </w:rPr>
                <w:t>Ensure the user and devices are using strong passwords, and use encrypted communication between devices. Don’t allow easy direct access to the electronics code.</w:t>
              </w:r>
            </w:ins>
          </w:p>
        </w:tc>
      </w:tr>
    </w:tbl>
    <w:p>
      <w:pPr>
        <w:pStyle w:val="Normal"/>
        <w:spacing w:lineRule="auto" w:line="240" w:before="40" w:after="0"/>
        <w:rPr>
          <w:rFonts w:ascii="Calibri" w:hAnsi="Calibri" w:eastAsia="Calibri" w:cs="Calibri"/>
        </w:rPr>
      </w:pPr>
      <w:r>
        <w:rPr>
          <w:rFonts w:eastAsia="Calibri" w:cs="Calibri"/>
        </w:rPr>
        <w:t xml:space="preserve">  </w:t>
      </w:r>
    </w:p>
    <w:sectPr>
      <w:headerReference w:type="default" r:id="rId15"/>
      <w:headerReference w:type="first" r:id="rId16"/>
      <w:footerReference w:type="default" r:id="rId17"/>
      <w:footerReference w:type="first" r:id="rId18"/>
      <w:type w:val="nextPage"/>
      <w:pgSz w:orient="landscape" w:w="15840" w:h="12240"/>
      <w:pgMar w:left="1440" w:right="1440" w:gutter="0" w:header="720" w:top="1440" w:footer="720"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 w:name="Arial Black">
    <w:charset w:val="01"/>
    <w:family w:val="roman"/>
    <w:pitch w:val="variable"/>
  </w:font>
  <w:font w:name="Arial Nov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fldChar w:fldCharType="begin"/>
          </w:r>
          <w:r>
            <w:rPr/>
            <w:instrText xml:space="preserve"> PAGE </w:instrText>
          </w:r>
          <w:r>
            <w:rPr/>
            <w:fldChar w:fldCharType="separate"/>
          </w:r>
          <w:r>
            <w:rPr/>
            <w:t>11</w:t>
          </w:r>
          <w:r>
            <w:rPr/>
            <w:fldChar w:fldCharType="end"/>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fldChar w:fldCharType="begin"/>
          </w:r>
          <w:r>
            <w:rPr/>
            <w:instrText xml:space="preserve"> PAGE </w:instrText>
          </w:r>
          <w:r>
            <w:rPr/>
            <w:fldChar w:fldCharType="separate"/>
          </w:r>
          <w:r>
            <w:rPr/>
            <w:t>11</w:t>
          </w:r>
          <w:r>
            <w:rPr/>
            <w:fldChar w:fldCharType="end"/>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5"/>
  <w:revisionView w:insDel="0" w:formatting="0"/>
  <w:trackRevision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Heading2Char"/>
    <w:uiPriority w:val="9"/>
    <w:unhideWhenUsed/>
    <w:qFormat/>
    <w:rsid w:val="63e83ffd"/>
    <w:pPr>
      <w:keepNext w:val="true"/>
      <w:keepLines/>
      <w:numPr>
        <w:ilvl w:val="0"/>
        <w:numId w:val="1"/>
      </w:numPr>
      <w:spacing w:before="40" w:after="0"/>
      <w:outlineLvl w:val="1"/>
    </w:pPr>
    <w:rPr>
      <w:rFonts w:ascii="Calibri Light" w:hAnsi="Calibri Light" w:eastAsia="" w:cs="" w:asciiTheme="majorHAnsi" w:cstheme="majorBidi" w:eastAsiaTheme="majorEastAsia" w:hAnsiTheme="majorHAnsi"/>
      <w:b/>
      <w:bCs/>
      <w:color w:themeColor="accent1" w:themeShade="bf" w:val="2F5496"/>
      <w:sz w:val="26"/>
      <w:szCs w:val="26"/>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themeColor="accent1" w:themeShade="bf" w:val="2F5496"/>
      <w:sz w:val="32"/>
      <w:szCs w:val="32"/>
    </w:rPr>
  </w:style>
  <w:style w:type="character" w:styleId="Hyperlink">
    <w:name w:val="Hyperlink"/>
    <w:basedOn w:val="DefaultParagraphFont"/>
    <w:uiPriority w:val="99"/>
    <w:unhideWhenUsed/>
    <w:rPr>
      <w:color w:themeColor="hyperlink" w:val="0563C1"/>
      <w:u w:val="single"/>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Heading2Char" w:customStyle="1">
    <w:name w:val="Heading 2 Char"/>
    <w:basedOn w:val="DefaultParagraphFont"/>
    <w:link w:val="Heading2"/>
    <w:uiPriority w:val="9"/>
    <w:qFormat/>
    <w:rsid w:val="63e83ffd"/>
    <w:rPr>
      <w:rFonts w:ascii="Calibri Light" w:hAnsi="Calibri Light" w:eastAsia="" w:cs="" w:asciiTheme="majorHAnsi" w:cstheme="majorBidi" w:eastAsiaTheme="majorEastAsia" w:hAnsiTheme="majorHAnsi"/>
      <w:b/>
      <w:bCs/>
      <w:color w:themeColor="accent1" w:themeShade="bf" w:val="2F5496"/>
      <w:sz w:val="26"/>
      <w:szCs w:val="26"/>
    </w:rPr>
  </w:style>
  <w:style w:type="character" w:styleId="Strong">
    <w:name w:val="Strong"/>
    <w:basedOn w:val="DefaultParagraphFont"/>
    <w:uiPriority w:val="22"/>
    <w:qFormat/>
    <w:rPr>
      <w:b/>
      <w:bCs/>
    </w:rPr>
  </w:style>
  <w:style w:type="character" w:styleId="IndexLink">
    <w:name w:val="Index Link"/>
    <w:qFormat/>
    <w:rPr/>
  </w:style>
  <w:style w:type="character" w:styleId="LineNumber">
    <w:name w:val="Line Numbe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720"/>
        <w:tab w:val="center" w:pos="4680" w:leader="none"/>
        <w:tab w:val="right" w:pos="9360" w:leader="none"/>
      </w:tabs>
      <w:spacing w:lineRule="auto" w:line="240" w:before="0" w:after="0"/>
    </w:pPr>
    <w:rPr/>
  </w:style>
  <w:style w:type="paragraph" w:styleId="TOC2">
    <w:name w:val="TOC 2"/>
    <w:basedOn w:val="Normal"/>
    <w:next w:val="Normal"/>
    <w:autoRedefine/>
    <w:uiPriority w:val="39"/>
    <w:unhideWhenUsed/>
    <w:pPr>
      <w:spacing w:before="0" w:after="100"/>
      <w:ind w:left="220"/>
    </w:pPr>
    <w:rPr/>
  </w:style>
  <w:style w:type="paragraph" w:styleId="Revision">
    <w:name w:val="Revision"/>
    <w:uiPriority w:val="99"/>
    <w:semiHidden/>
    <w:qFormat/>
    <w:rsid w:val="002a6dc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Normal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Normal11">
    <w:name w:val="normal1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makesigns.com/SciPosters_Templates.aspx" TargetMode="External"/><Relationship Id="rId5" Type="http://schemas.openxmlformats.org/officeDocument/2006/relationships/hyperlink" Target="http://www.colby.edu/acits/student-academic-poster-guidelines/"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docs.google.com/presentation/d/193MMMz7EaoHWorLezZqeiO9gTh3cI20Jm06GoyJhtnw/edit?usp=sharing"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atlantictu-my.sharepoint.com/:b:/g/personal/mary_loftus_atu_ie/EVddukJk2zlLmQmdh9OJEjQBXu0QCAhgq1lPiRlPmGUqtw?e=c3ia8A" TargetMode="Externa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ba1e1c2-72e9-4591-97c3-64e4c1947f66}"/>
      </w:docPartPr>
      <w:docPartBody>
        <w:p w14:paraId="7D55A530">
          <w:r>
            <w:rPr>
              <w:rStyle w:val="PlaceholderText"/>
            </w:rPr>
            <w:t/>
          </w:r>
        </w:p>
      </w:docPartBody>
    </w:docPart>
  </w:docParts>
</w:glossaryDocument>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LibreOffice/7.6.6.3$Linux_X86_64 LibreOffice_project/60$Build-3</Application>
  <AppVersion>15.0000</AppVersion>
  <Pages>13</Pages>
  <Words>1619</Words>
  <Characters>8051</Characters>
  <CharactersWithSpaces>9498</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2024-04-23T11:12:00Z</dcterms:created>
  <dc:creator>Mary Loftus</dc:creator>
  <dc:description/>
  <dc:language>en-BW</dc:language>
  <cp:lastModifiedBy/>
  <dcterms:modified xsi:type="dcterms:W3CDTF">2024-04-26T16:47:35Z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